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81EE7" w:rsidR="00F81EE7" w:rsidP="632DBAF3" w:rsidRDefault="00F81EE7" w14:paraId="4DCA6562" w14:textId="77777777">
      <w:pPr>
        <w:jc w:val="both"/>
        <w:pPrChange w:author="RECEVEUR Jean-Baptiste" w:date="2026-05-28T13:00:39.766Z">
          <w:pPr/>
        </w:pPrChange>
      </w:pPr>
      <w:r w:rsidRPr="632DBAF3" w:rsidR="00F81EE7">
        <w:rPr>
          <w:lang w:val="fr-FR"/>
        </w:rPr>
        <w:t> </w:t>
      </w:r>
      <w:r w:rsidR="00F81EE7">
        <w:rPr/>
        <w:t> </w:t>
      </w:r>
    </w:p>
    <w:p w:rsidRPr="00F81EE7" w:rsidR="00F81EE7" w:rsidP="632DBAF3" w:rsidRDefault="00F81EE7" w14:paraId="68A03053" w14:textId="77777777">
      <w:pPr>
        <w:jc w:val="both"/>
        <w:rPr>
          <w:b w:val="1"/>
          <w:bCs w:val="1"/>
        </w:rPr>
        <w:pPrChange w:author="RECEVEUR Jean-Baptiste" w:date="2026-05-28T13:00:39.768Z">
          <w:pPr/>
        </w:pPrChange>
      </w:pPr>
      <w:r w:rsidRPr="632DBAF3" w:rsidR="00F81EE7">
        <w:rPr>
          <w:b w:val="1"/>
          <w:bCs w:val="1"/>
          <w:lang w:val="fr-FR"/>
        </w:rPr>
        <w:t>Use Case Overview</w:t>
      </w:r>
      <w:r w:rsidRPr="632DBAF3" w:rsidR="00F81EE7">
        <w:rPr>
          <w:b w:val="1"/>
          <w:bCs w:val="1"/>
        </w:rPr>
        <w:t> </w:t>
      </w:r>
    </w:p>
    <w:p w:rsidRPr="00F81EE7" w:rsidR="00F81EE7" w:rsidP="632DBAF3" w:rsidRDefault="62391A27" w14:paraId="646AC42E" w14:textId="66215431">
      <w:pPr>
        <w:numPr>
          <w:ilvl w:val="0"/>
          <w:numId w:val="5"/>
        </w:numPr>
        <w:jc w:val="both"/>
        <w:rPr>
          <w:lang w:val="en-US"/>
        </w:rPr>
        <w:pPrChange w:author="RECEVEUR Jean-Baptiste" w:date="2026-05-28T13:00:39.769Z">
          <w:pPr>
            <w:numPr>
              <w:ilvl w:val="0"/>
              <w:numId w:val="5"/>
            </w:numPr>
          </w:pPr>
        </w:pPrChange>
      </w:pPr>
      <w:r w:rsidRPr="632DBAF3" w:rsidR="62391A27">
        <w:rPr>
          <w:b w:val="1"/>
          <w:bCs w:val="1"/>
          <w:lang w:val="en-US"/>
        </w:rPr>
        <w:t>Business Use Case ID &amp; Name:</w:t>
      </w:r>
      <w:r w:rsidRPr="632DBAF3" w:rsidR="62391A27">
        <w:rPr>
          <w:lang w:val="en-US"/>
        </w:rPr>
        <w:t> BUC-</w:t>
      </w:r>
      <w:r w:rsidRPr="632DBAF3" w:rsidR="291D24B1">
        <w:rPr>
          <w:lang w:val="en-US"/>
        </w:rPr>
        <w:t>C</w:t>
      </w:r>
      <w:r w:rsidRPr="632DBAF3" w:rsidR="62391A27">
        <w:rPr>
          <w:lang w:val="en-US"/>
        </w:rPr>
        <w:t xml:space="preserve"> — </w:t>
      </w:r>
      <w:r w:rsidRPr="632DBAF3" w:rsidR="028353C9">
        <w:rPr>
          <w:lang w:val="en-US"/>
        </w:rPr>
        <w:t xml:space="preserve">Order </w:t>
      </w:r>
      <w:r w:rsidRPr="632DBAF3" w:rsidR="028353C9">
        <w:rPr>
          <w:lang w:val="en-US"/>
        </w:rPr>
        <w:t>&amp; Book</w:t>
      </w:r>
      <w:r w:rsidRPr="632DBAF3" w:rsidR="028353C9">
        <w:rPr>
          <w:lang w:val="en-US"/>
        </w:rPr>
        <w:t xml:space="preserve"> (+ </w:t>
      </w:r>
      <w:r w:rsidRPr="632DBAF3" w:rsidR="028353C9">
        <w:rPr>
          <w:lang w:val="en-US"/>
        </w:rPr>
        <w:t>begin of reservation)</w:t>
      </w:r>
      <w:r w:rsidRPr="632DBAF3" w:rsidR="028353C9">
        <w:rPr>
          <w:rFonts w:ascii="Arial" w:hAnsi="Arial" w:cs="Arial"/>
          <w:lang w:val="en-US"/>
        </w:rPr>
        <w:t>​</w:t>
      </w:r>
      <w:r w:rsidRPr="632DBAF3" w:rsidR="62391A27">
        <w:rPr>
          <w:lang w:val="en-US"/>
        </w:rPr>
        <w:t> </w:t>
      </w:r>
    </w:p>
    <w:p w:rsidRPr="00F81EE7" w:rsidR="00F81EE7" w:rsidP="632DBAF3" w:rsidRDefault="69C6D91E" w14:paraId="6EF5055B" w14:textId="116A4DA2">
      <w:pPr>
        <w:numPr>
          <w:ilvl w:val="0"/>
          <w:numId w:val="22"/>
        </w:numPr>
        <w:jc w:val="both"/>
        <w:rPr>
          <w:lang w:val="en-US"/>
        </w:rPr>
        <w:pPrChange w:author="RECEVEUR Jean-Baptiste" w:date="2026-05-28T13:00:39.77Z">
          <w:pPr>
            <w:numPr>
              <w:ilvl w:val="0"/>
              <w:numId w:val="22"/>
            </w:numPr>
          </w:pPr>
        </w:pPrChange>
      </w:pPr>
      <w:commentRangeStart w:id="0"/>
      <w:r w:rsidRPr="632DBAF3" w:rsidR="69C6D91E">
        <w:rPr>
          <w:b w:val="1"/>
          <w:bCs w:val="1"/>
          <w:lang w:val="en-US"/>
        </w:rPr>
        <w:t xml:space="preserve">Goal </w:t>
      </w:r>
      <w:commentRangeEnd w:id="0"/>
      <w:r>
        <w:rPr>
          <w:rStyle w:val="CommentReference"/>
        </w:rPr>
        <w:commentReference w:id="0"/>
      </w:r>
      <w:r w:rsidRPr="632DBAF3" w:rsidR="69C6D91E">
        <w:rPr>
          <w:b w:val="1"/>
          <w:bCs w:val="1"/>
          <w:lang w:val="en-US"/>
        </w:rPr>
        <w:t>(Objective):</w:t>
      </w:r>
      <w:r w:rsidRPr="632DBAF3" w:rsidR="69C6D91E">
        <w:rPr>
          <w:lang w:val="en-US"/>
        </w:rPr>
        <w:t> </w:t>
      </w:r>
      <w:r w:rsidRPr="632DBAF3" w:rsidR="5028541F">
        <w:rPr>
          <w:lang w:val="en-US"/>
        </w:rPr>
        <w:t xml:space="preserve">preparing the </w:t>
      </w:r>
      <w:r w:rsidRPr="632DBAF3" w:rsidR="5FC0492E">
        <w:rPr>
          <w:lang w:val="en-US"/>
        </w:rPr>
        <w:t>T</w:t>
      </w:r>
      <w:r w:rsidRPr="632DBAF3" w:rsidR="1AEC42DB">
        <w:rPr>
          <w:lang w:val="en-US"/>
        </w:rPr>
        <w:t>R</w:t>
      </w:r>
      <w:r w:rsidRPr="632DBAF3" w:rsidR="5FC0492E">
        <w:rPr>
          <w:lang w:val="en-US"/>
        </w:rPr>
        <w:t>AVEL BASKET</w:t>
      </w:r>
      <w:r w:rsidRPr="632DBAF3" w:rsidR="494EEC45">
        <w:rPr>
          <w:lang w:val="en-US"/>
        </w:rPr>
        <w:t xml:space="preserve"> (</w:t>
      </w:r>
      <w:ins w:author="Bourdelin, Sonia" w:date="2026-05-26T11:57:00Z" w16du:dateUtc="2026-05-26T11:57:57Z" w:id="1340970451">
        <w:r w:rsidRPr="632DBAF3" w:rsidR="77EB49A2">
          <w:rPr>
            <w:lang w:val="en-US"/>
          </w:rPr>
          <w:t>B</w:t>
        </w:r>
      </w:ins>
      <w:r w:rsidRPr="632DBAF3" w:rsidR="494EEC45">
        <w:rPr>
          <w:lang w:val="en-US"/>
        </w:rPr>
        <w:t>UC</w:t>
      </w:r>
      <w:del w:author="Bourdelin, Sonia" w:date="2026-05-26T11:58:00Z" w16du:dateUtc="2026-05-26T11:58:00Z" w:id="637472497">
        <w:r w:rsidRPr="632DBAF3" w:rsidDel="2B8EAB0F">
          <w:rPr>
            <w:lang w:val="en-US"/>
          </w:rPr>
          <w:delText xml:space="preserve"> </w:delText>
        </w:r>
      </w:del>
      <w:ins w:author="Bourdelin, Sonia" w:date="2026-05-26T11:58:00Z" w16du:dateUtc="2026-05-26T11:58:00Z" w:id="1972481292">
        <w:r w:rsidRPr="632DBAF3" w:rsidR="4821FCCD">
          <w:rPr>
            <w:lang w:val="en-US"/>
          </w:rPr>
          <w:t>-</w:t>
        </w:r>
      </w:ins>
      <w:r w:rsidRPr="632DBAF3" w:rsidR="494EEC45">
        <w:rPr>
          <w:lang w:val="en-US"/>
        </w:rPr>
        <w:t>B )</w:t>
      </w:r>
      <w:r w:rsidRPr="632DBAF3" w:rsidR="5028541F">
        <w:rPr>
          <w:lang w:val="en-US"/>
        </w:rPr>
        <w:t xml:space="preserve"> the</w:t>
      </w:r>
      <w:r w:rsidRPr="632DBAF3" w:rsidR="69C6D91E">
        <w:rPr>
          <w:lang w:val="en-US"/>
        </w:rPr>
        <w:t xml:space="preserve"> Transport Customer</w:t>
      </w:r>
      <w:r w:rsidRPr="632DBAF3" w:rsidR="5028541F">
        <w:rPr>
          <w:lang w:val="en-US"/>
        </w:rPr>
        <w:t xml:space="preserve"> selected, to make sure it is available </w:t>
      </w:r>
      <w:r w:rsidRPr="632DBAF3" w:rsidR="7CA59800">
        <w:rPr>
          <w:lang w:val="en-US"/>
        </w:rPr>
        <w:t xml:space="preserve">before </w:t>
      </w:r>
      <w:r w:rsidRPr="632DBAF3" w:rsidR="0D0548A7">
        <w:rPr>
          <w:lang w:val="en-US"/>
        </w:rPr>
        <w:t xml:space="preserve">Retailer – Distributor </w:t>
      </w:r>
      <w:r w:rsidRPr="632DBAF3" w:rsidR="7CA59800">
        <w:rPr>
          <w:lang w:val="en-US"/>
        </w:rPr>
        <w:t>payment takes place</w:t>
      </w:r>
      <w:r w:rsidRPr="632DBAF3" w:rsidR="69C6D91E">
        <w:rPr>
          <w:lang w:val="en-US"/>
        </w:rPr>
        <w:t> </w:t>
      </w:r>
    </w:p>
    <w:p w:rsidRPr="00F81EE7" w:rsidR="00F81EE7" w:rsidP="632DBAF3" w:rsidRDefault="45C2747F" w14:paraId="2275E937" w14:textId="59EE5A82">
      <w:pPr>
        <w:numPr>
          <w:ilvl w:val="0"/>
          <w:numId w:val="2"/>
        </w:numPr>
        <w:jc w:val="both"/>
        <w:rPr>
          <w:lang w:val="en-US"/>
        </w:rPr>
        <w:pPrChange w:author="RECEVEUR Jean-Baptiste" w:date="2026-05-28T13:00:39.771Z">
          <w:pPr>
            <w:numPr>
              <w:ilvl w:val="0"/>
              <w:numId w:val="2"/>
            </w:numPr>
          </w:pPr>
        </w:pPrChange>
      </w:pPr>
      <w:r w:rsidRPr="632DBAF3" w:rsidR="45C2747F">
        <w:rPr>
          <w:b w:val="1"/>
          <w:bCs w:val="1"/>
          <w:lang w:val="en-US"/>
        </w:rPr>
        <w:t>Scope:</w:t>
      </w:r>
      <w:r w:rsidRPr="632DBAF3" w:rsidR="45C2747F">
        <w:rPr>
          <w:lang w:val="en-US"/>
        </w:rPr>
        <w:t> </w:t>
      </w:r>
      <w:r w:rsidRPr="632DBAF3" w:rsidR="299DA846">
        <w:rPr>
          <w:lang w:val="en-US"/>
        </w:rPr>
        <w:t>adding reservations and ancillaries to the Travel Basket</w:t>
      </w:r>
      <w:r w:rsidRPr="632DBAF3" w:rsidR="600D2B8A">
        <w:rPr>
          <w:lang w:val="en-US"/>
        </w:rPr>
        <w:t>, entering personal data, creating a provisional booking (+ beginning of reservation) </w:t>
      </w:r>
      <w:r w:rsidRPr="632DBAF3" w:rsidR="0899C86E">
        <w:rPr>
          <w:lang w:val="en-US"/>
        </w:rPr>
        <w:t xml:space="preserve">and </w:t>
      </w:r>
      <w:r w:rsidRPr="632DBAF3" w:rsidR="6DDE4FF0">
        <w:rPr>
          <w:lang w:val="en-US"/>
        </w:rPr>
        <w:t>making it final</w:t>
      </w:r>
      <w:r w:rsidRPr="632DBAF3" w:rsidR="45C2747F">
        <w:rPr>
          <w:lang w:val="en-US"/>
        </w:rPr>
        <w:t> </w:t>
      </w:r>
    </w:p>
    <w:p w:rsidRPr="00F81EE7" w:rsidR="00F81EE7" w:rsidP="632DBAF3" w:rsidRDefault="6CCB3102" w14:paraId="2080A31F" w14:textId="77777777">
      <w:pPr>
        <w:jc w:val="both"/>
        <w:rPr>
          <w:lang w:val="en-US"/>
        </w:rPr>
        <w:pPrChange w:author="RECEVEUR Jean-Baptiste" w:date="2026-05-28T13:00:39.772Z">
          <w:pPr/>
        </w:pPrChange>
      </w:pPr>
      <w:r w:rsidRPr="632DBAF3" w:rsidR="6CCB3102">
        <w:rPr>
          <w:lang w:val="en-US"/>
        </w:rPr>
        <w:t>  </w:t>
      </w:r>
      <w:commentRangeStart w:id="4"/>
      <w:commentRangeStart w:id="5"/>
      <w:commentRangeEnd w:id="4"/>
      <w:r>
        <w:rPr>
          <w:rStyle w:val="CommentReference"/>
        </w:rPr>
        <w:commentReference w:id="4"/>
      </w:r>
      <w:commentRangeEnd w:id="5"/>
      <w:r>
        <w:rPr>
          <w:rStyle w:val="CommentReference"/>
        </w:rPr>
        <w:commentReference w:id="5"/>
      </w:r>
    </w:p>
    <w:p w:rsidRPr="00F81EE7" w:rsidR="00F81EE7" w:rsidP="632DBAF3" w:rsidRDefault="00F81EE7" w14:paraId="01FEA253" w14:textId="77777777">
      <w:pPr>
        <w:jc w:val="both"/>
        <w:rPr>
          <w:b w:val="1"/>
          <w:bCs w:val="1"/>
        </w:rPr>
        <w:pPrChange w:author="RECEVEUR Jean-Baptiste" w:date="2026-05-28T13:00:39.772Z">
          <w:pPr/>
        </w:pPrChange>
      </w:pPr>
      <w:r w:rsidRPr="632DBAF3" w:rsidR="00F81EE7">
        <w:rPr>
          <w:b w:val="1"/>
          <w:bCs w:val="1"/>
          <w:lang w:val="fr-FR"/>
        </w:rPr>
        <w:t>Actors &amp; Context</w:t>
      </w:r>
      <w:r w:rsidRPr="632DBAF3" w:rsidR="00F81EE7">
        <w:rPr>
          <w:b w:val="1"/>
          <w:bCs w:val="1"/>
        </w:rPr>
        <w:t> </w:t>
      </w:r>
    </w:p>
    <w:p w:rsidRPr="00BC4A2A" w:rsidR="00BC4A2A" w:rsidP="632DBAF3" w:rsidRDefault="028A7E8B" w14:paraId="42FD142F" w14:textId="7E3419B6">
      <w:pPr>
        <w:numPr>
          <w:ilvl w:val="0"/>
          <w:numId w:val="15"/>
        </w:numPr>
        <w:jc w:val="both"/>
        <w:rPr/>
        <w:pPrChange w:author="RECEVEUR Jean-Baptiste" w:date="2026-05-28T13:00:39.773Z">
          <w:pPr>
            <w:numPr>
              <w:ilvl w:val="0"/>
              <w:numId w:val="15"/>
            </w:numPr>
          </w:pPr>
        </w:pPrChange>
      </w:pPr>
      <w:r w:rsidRPr="632DBAF3" w:rsidR="028A7E8B">
        <w:rPr>
          <w:b w:val="1"/>
          <w:bCs w:val="1"/>
          <w:lang w:val="en-US"/>
        </w:rPr>
        <w:t>Primary Actor:</w:t>
      </w:r>
      <w:r w:rsidRPr="632DBAF3" w:rsidR="028A7E8B">
        <w:rPr>
          <w:lang w:val="en-US"/>
        </w:rPr>
        <w:t> </w:t>
      </w:r>
      <w:commentRangeStart w:id="6"/>
      <w:r w:rsidRPr="632DBAF3" w:rsidR="028A7E8B">
        <w:rPr>
          <w:b w:val="1"/>
          <w:bCs w:val="1"/>
          <w:lang w:val="en-US"/>
        </w:rPr>
        <w:t>TRANSPORT CUSTOMER</w:t>
      </w:r>
      <w:commentRangeEnd w:id="6"/>
      <w:r>
        <w:rPr>
          <w:rStyle w:val="CommentReference"/>
        </w:rPr>
        <w:commentReference w:id="6"/>
      </w:r>
      <w:r w:rsidRPr="632DBAF3" w:rsidR="028A7E8B">
        <w:rPr>
          <w:b w:val="1"/>
          <w:bCs w:val="1"/>
          <w:lang w:val="en-US"/>
        </w:rPr>
        <w:t xml:space="preserve"> (TRANSPORT USER ROLE including TRANSPORT CUSTOMER ROLE and PURCHASER ROLE (represented by the retailer)):</w:t>
      </w:r>
      <w:r w:rsidRPr="632DBAF3" w:rsidR="028A7E8B">
        <w:rPr>
          <w:lang w:val="en-US"/>
        </w:rPr>
        <w:t> </w:t>
      </w:r>
      <w:r w:rsidRPr="632DBAF3" w:rsidR="64942529">
        <w:rPr>
          <w:lang w:val="en-US"/>
        </w:rPr>
        <w:t>wanting to finalize what is selected in the TRAVEL BASKET</w:t>
      </w:r>
      <w:r>
        <w:br/>
      </w:r>
      <w:r w:rsidRPr="632DBAF3" w:rsidR="40D5D9BA">
        <w:rPr>
          <w:lang w:val="en-US"/>
        </w:rPr>
        <w:t>He/she</w:t>
      </w:r>
      <w:r w:rsidRPr="632DBAF3" w:rsidR="028A7E8B">
        <w:rPr>
          <w:lang w:val="en-US"/>
        </w:rPr>
        <w:t xml:space="preserve"> can be the manager of a group, a </w:t>
      </w:r>
      <w:r w:rsidRPr="632DBAF3" w:rsidR="028A7E8B">
        <w:rPr>
          <w:lang w:val="en-US"/>
        </w:rPr>
        <w:t>PRM</w:t>
      </w:r>
      <w:r w:rsidRPr="632DBAF3" w:rsidR="028A7E8B">
        <w:rPr>
          <w:lang w:val="en-US"/>
        </w:rPr>
        <w:t>, the purchaser for a minor traveler or other with specific needs or none. </w:t>
      </w:r>
      <w:r w:rsidRPr="632DBAF3" w:rsidR="352FBBB7">
        <w:rPr>
          <w:lang w:val="en-US"/>
        </w:rPr>
        <w:t xml:space="preserve"> </w:t>
      </w:r>
      <w:r w:rsidRPr="632DBAF3" w:rsidR="2E58C796">
        <w:rPr>
          <w:lang w:val="en-US"/>
        </w:rPr>
        <w:t>A travel agent acting on behalf of a corporate client. A corporate travel manager.</w:t>
      </w:r>
      <w:r w:rsidR="2E58C796">
        <w:rPr/>
        <w:t> </w:t>
      </w:r>
      <w:r w:rsidRPr="632DBAF3" w:rsidR="2E58C796">
        <w:rPr>
          <w:lang w:val="en-US"/>
        </w:rPr>
        <w:t>A multi-modal aggregator.</w:t>
      </w:r>
      <w:r w:rsidR="2E58C796">
        <w:rPr/>
        <w:t> </w:t>
      </w:r>
    </w:p>
    <w:p w:rsidRPr="00F81EE7" w:rsidR="00F81EE7" w:rsidP="632DBAF3" w:rsidRDefault="00F81EE7" w14:paraId="20A5F743" w14:textId="01FC3368">
      <w:pPr>
        <w:ind w:left="720"/>
        <w:jc w:val="both"/>
        <w:rPr>
          <w:lang w:val="en-US"/>
        </w:rPr>
        <w:pPrChange w:author="RECEVEUR Jean-Baptiste" w:date="2026-05-28T13:00:39.773Z">
          <w:pPr>
            <w:ind w:left="720"/>
          </w:pPr>
        </w:pPrChange>
      </w:pPr>
    </w:p>
    <w:p w:rsidRPr="00F81EE7" w:rsidR="00F81EE7" w:rsidP="632DBAF3" w:rsidRDefault="00F81EE7" w14:paraId="1A0B8628" w14:textId="39FCD7D2">
      <w:pPr>
        <w:numPr>
          <w:ilvl w:val="0"/>
          <w:numId w:val="8"/>
        </w:numPr>
        <w:jc w:val="both"/>
        <w:rPr/>
        <w:pPrChange w:author="RECEVEUR Jean-Baptiste" w:date="2026-05-28T13:00:39.774Z">
          <w:pPr>
            <w:numPr>
              <w:ilvl w:val="0"/>
              <w:numId w:val="8"/>
            </w:numPr>
          </w:pPr>
        </w:pPrChange>
      </w:pPr>
      <w:r w:rsidRPr="632DBAF3" w:rsidR="00F81EE7">
        <w:rPr>
          <w:b w:val="1"/>
          <w:bCs w:val="1"/>
          <w:lang w:val="fr-FR"/>
        </w:rPr>
        <w:t>Sup</w:t>
      </w:r>
      <w:r w:rsidRPr="632DBAF3" w:rsidR="005D0D52">
        <w:rPr>
          <w:b w:val="1"/>
          <w:bCs w:val="1"/>
          <w:lang w:val="fr-FR"/>
        </w:rPr>
        <w:t>p</w:t>
      </w:r>
      <w:r w:rsidRPr="632DBAF3" w:rsidR="00F81EE7">
        <w:rPr>
          <w:b w:val="1"/>
          <w:bCs w:val="1"/>
          <w:lang w:val="fr-FR"/>
        </w:rPr>
        <w:t>orting Actors / Stakeholders:</w:t>
      </w:r>
      <w:r w:rsidR="00F81EE7">
        <w:rPr/>
        <w:t> </w:t>
      </w:r>
    </w:p>
    <w:p w:rsidRPr="00F81EE7" w:rsidR="00F81EE7" w:rsidP="632DBAF3" w:rsidRDefault="2B8EAB0F" w14:paraId="47267B95" w14:textId="35C31181">
      <w:pPr>
        <w:numPr>
          <w:ilvl w:val="0"/>
          <w:numId w:val="6"/>
        </w:numPr>
        <w:tabs>
          <w:tab w:val="clear" w:pos="720"/>
          <w:tab w:val="num" w:pos="1068"/>
        </w:tabs>
        <w:ind w:left="1068"/>
        <w:jc w:val="both"/>
        <w:rPr>
          <w:lang w:val="en-US"/>
        </w:rPr>
        <w:pPrChange w:author="RECEVEUR Jean-Baptiste" w:date="2026-05-28T13:00:39.775Z">
          <w:pPr>
            <w:numPr>
              <w:ilvl w:val="0"/>
              <w:numId w:val="6"/>
            </w:numPr>
            <w:tabs>
              <w:tab w:val="clear" w:leader="none" w:pos="720"/>
              <w:tab w:val="num" w:leader="none" w:pos="1068"/>
            </w:tabs>
            <w:ind w:left="1068"/>
          </w:pPr>
        </w:pPrChange>
      </w:pPr>
      <w:r w:rsidRPr="632DBAF3" w:rsidR="2B8EAB0F">
        <w:rPr>
          <w:b w:val="1"/>
          <w:bCs w:val="1"/>
          <w:lang w:val="en-US"/>
        </w:rPr>
        <w:t>Retailer (FARE PRODUCT RETAILER ROLE (API consumer)):</w:t>
      </w:r>
      <w:r w:rsidRPr="632DBAF3" w:rsidR="2B8EAB0F">
        <w:rPr>
          <w:lang w:val="en-US"/>
        </w:rPr>
        <w:t xml:space="preserve"> supports the customer </w:t>
      </w:r>
      <w:r w:rsidRPr="632DBAF3" w:rsidR="0DC26F90">
        <w:rPr>
          <w:lang w:val="en-US"/>
        </w:rPr>
        <w:t xml:space="preserve">by making sure the selected </w:t>
      </w:r>
      <w:r w:rsidRPr="632DBAF3" w:rsidR="218888DD">
        <w:rPr>
          <w:lang w:val="en-US"/>
        </w:rPr>
        <w:t xml:space="preserve">CUSTOMER PURCHASE PACKAGE(s) </w:t>
      </w:r>
      <w:r w:rsidRPr="632DBAF3" w:rsidR="0DC26F90">
        <w:rPr>
          <w:lang w:val="en-US"/>
        </w:rPr>
        <w:t xml:space="preserve">is </w:t>
      </w:r>
      <w:r w:rsidRPr="632DBAF3" w:rsidR="0F03FAE8">
        <w:rPr>
          <w:lang w:val="en-US"/>
        </w:rPr>
        <w:t xml:space="preserve">completely </w:t>
      </w:r>
      <w:r w:rsidRPr="632DBAF3" w:rsidR="028D0542">
        <w:rPr>
          <w:lang w:val="en-US"/>
        </w:rPr>
        <w:t>avail</w:t>
      </w:r>
      <w:r w:rsidRPr="632DBAF3" w:rsidR="0F03FAE8">
        <w:rPr>
          <w:lang w:val="en-US"/>
        </w:rPr>
        <w:t>able</w:t>
      </w:r>
      <w:r w:rsidRPr="632DBAF3" w:rsidR="609C5D03">
        <w:rPr>
          <w:lang w:val="en-US"/>
        </w:rPr>
        <w:t xml:space="preserve">, before payment </w:t>
      </w:r>
      <w:r w:rsidRPr="632DBAF3" w:rsidR="02757FDB">
        <w:rPr>
          <w:lang w:val="en-US"/>
        </w:rPr>
        <w:t>process</w:t>
      </w:r>
    </w:p>
    <w:p w:rsidRPr="00F81EE7" w:rsidR="00F81EE7" w:rsidP="632DBAF3" w:rsidRDefault="68E4CFF9" w14:paraId="2A5FCECF" w14:textId="07E839BA">
      <w:pPr>
        <w:numPr>
          <w:ilvl w:val="0"/>
          <w:numId w:val="19"/>
        </w:numPr>
        <w:tabs>
          <w:tab w:val="clear" w:pos="720"/>
          <w:tab w:val="num" w:pos="1068"/>
        </w:tabs>
        <w:ind w:left="1068"/>
        <w:jc w:val="both"/>
        <w:rPr>
          <w:lang w:val="en-US"/>
        </w:rPr>
        <w:pPrChange w:author="RECEVEUR Jean-Baptiste" w:date="2026-05-28T13:00:39.775Z">
          <w:pPr>
            <w:numPr>
              <w:ilvl w:val="0"/>
              <w:numId w:val="19"/>
            </w:numPr>
            <w:tabs>
              <w:tab w:val="clear" w:leader="none" w:pos="720"/>
              <w:tab w:val="num" w:leader="none" w:pos="1068"/>
            </w:tabs>
            <w:ind w:left="1068"/>
          </w:pPr>
        </w:pPrChange>
      </w:pPr>
      <w:r w:rsidRPr="632DBAF3" w:rsidR="68E4CFF9">
        <w:rPr>
          <w:b w:val="1"/>
          <w:bCs w:val="1"/>
          <w:lang w:val="en-US"/>
        </w:rPr>
        <w:t>Distributor (FARE PRODUCT DISTRIBUTOR ROLE (API provider)):</w:t>
      </w:r>
      <w:r w:rsidRPr="632DBAF3" w:rsidR="68E4CFF9">
        <w:rPr>
          <w:lang w:val="en-US"/>
        </w:rPr>
        <w:t> </w:t>
      </w:r>
      <w:commentRangeStart w:id="7"/>
      <w:r w:rsidRPr="632DBAF3" w:rsidR="0AABF016">
        <w:rPr>
          <w:lang w:val="en-US"/>
        </w:rPr>
        <w:t>c</w:t>
      </w:r>
      <w:r w:rsidRPr="632DBAF3" w:rsidR="488AAC8E">
        <w:rPr>
          <w:lang w:val="en-US"/>
        </w:rPr>
        <w:t>reates the provisional booking and creates the reservation</w:t>
      </w:r>
      <w:r w:rsidRPr="632DBAF3" w:rsidR="68E4CFF9">
        <w:rPr>
          <w:lang w:val="en-US"/>
        </w:rPr>
        <w:t>. </w:t>
      </w:r>
      <w:r>
        <w:br/>
      </w:r>
      <w:commentRangeEnd w:id="7"/>
      <w:r>
        <w:rPr>
          <w:rStyle w:val="CommentReference"/>
        </w:rPr>
        <w:commentReference w:id="7"/>
      </w:r>
    </w:p>
    <w:p w:rsidRPr="00F81EE7" w:rsidR="00F81EE7" w:rsidP="632DBAF3" w:rsidRDefault="00F81EE7" w14:paraId="388DA035" w14:textId="77777777">
      <w:pPr>
        <w:numPr>
          <w:ilvl w:val="0"/>
          <w:numId w:val="18"/>
        </w:numPr>
        <w:jc w:val="both"/>
        <w:rPr/>
        <w:pPrChange w:author="RECEVEUR Jean-Baptiste" w:date="2026-05-28T13:00:39.776Z">
          <w:pPr>
            <w:numPr>
              <w:ilvl w:val="0"/>
              <w:numId w:val="18"/>
            </w:numPr>
          </w:pPr>
        </w:pPrChange>
      </w:pPr>
      <w:r w:rsidRPr="632DBAF3" w:rsidR="00F81EE7">
        <w:rPr>
          <w:b w:val="1"/>
          <w:bCs w:val="1"/>
          <w:lang w:val="fr-FR"/>
        </w:rPr>
        <w:t>Assumptions (context at start):</w:t>
      </w:r>
      <w:r w:rsidR="00F81EE7">
        <w:rPr/>
        <w:t> </w:t>
      </w:r>
    </w:p>
    <w:p w:rsidRPr="00F81EE7" w:rsidR="00F81EE7" w:rsidP="632DBAF3" w:rsidRDefault="2B8EAB0F" w14:paraId="40C07C6D" w14:textId="731130A8">
      <w:pPr>
        <w:numPr>
          <w:ilvl w:val="0"/>
          <w:numId w:val="21"/>
        </w:numPr>
        <w:tabs>
          <w:tab w:val="num" w:pos="720"/>
        </w:tabs>
        <w:jc w:val="both"/>
        <w:rPr>
          <w:lang w:val="en-US"/>
        </w:rPr>
        <w:pPrChange w:author="RECEVEUR Jean-Baptiste" w:date="2026-05-28T13:00:39.776Z">
          <w:pPr>
            <w:numPr>
              <w:ilvl w:val="0"/>
              <w:numId w:val="21"/>
            </w:numPr>
            <w:tabs>
              <w:tab w:val="num" w:leader="none" w:pos="720"/>
            </w:tabs>
          </w:pPr>
        </w:pPrChange>
      </w:pPr>
      <w:r w:rsidRPr="632DBAF3" w:rsidR="2B8EAB0F">
        <w:rPr>
          <w:lang w:val="en-US"/>
        </w:rPr>
        <w:t xml:space="preserve">The TRANSPORT CUSTOMER can provide the additional information required </w:t>
      </w:r>
      <w:r w:rsidRPr="632DBAF3" w:rsidR="703108E1">
        <w:rPr>
          <w:lang w:val="en-US"/>
        </w:rPr>
        <w:t xml:space="preserve">to finalize the </w:t>
      </w:r>
      <w:r w:rsidRPr="632DBAF3" w:rsidR="47D6CC9F">
        <w:rPr>
          <w:lang w:val="en-US"/>
        </w:rPr>
        <w:t xml:space="preserve">transaction </w:t>
      </w:r>
      <w:r w:rsidRPr="632DBAF3" w:rsidR="703108E1">
        <w:rPr>
          <w:lang w:val="en-US"/>
        </w:rPr>
        <w:t>(anonymous booking app; traveler infor</w:t>
      </w:r>
      <w:r w:rsidRPr="632DBAF3" w:rsidR="66492ADC">
        <w:rPr>
          <w:lang w:val="en-US"/>
        </w:rPr>
        <w:t>mation; driver</w:t>
      </w:r>
      <w:r w:rsidRPr="632DBAF3" w:rsidR="77FDBB60">
        <w:rPr>
          <w:lang w:val="en-US"/>
        </w:rPr>
        <w:t xml:space="preserve"> license</w:t>
      </w:r>
      <w:r w:rsidRPr="632DBAF3" w:rsidR="66492ADC">
        <w:rPr>
          <w:lang w:val="en-US"/>
        </w:rPr>
        <w:t xml:space="preserve"> etc..) </w:t>
      </w:r>
    </w:p>
    <w:p w:rsidRPr="009A7AE7" w:rsidR="00F81EE7" w:rsidP="632DBAF3" w:rsidRDefault="00F81EE7" w14:paraId="326B2B49" w14:textId="7EE2B9E1">
      <w:pPr>
        <w:jc w:val="both"/>
        <w:rPr>
          <w:lang w:val="en-US"/>
        </w:rPr>
        <w:pPrChange w:author="RECEVEUR Jean-Baptiste" w:date="2026-05-28T13:00:39.776Z">
          <w:pPr/>
        </w:pPrChange>
      </w:pPr>
      <w:r w:rsidRPr="632DBAF3" w:rsidR="00F81EE7">
        <w:rPr>
          <w:lang w:val="en-US"/>
        </w:rPr>
        <w:t>  </w:t>
      </w:r>
    </w:p>
    <w:p w:rsidRPr="00F81EE7" w:rsidR="00F81EE7" w:rsidP="632DBAF3" w:rsidRDefault="00F81EE7" w14:paraId="5468549A" w14:textId="77777777">
      <w:pPr>
        <w:jc w:val="both"/>
        <w:rPr>
          <w:b w:val="1"/>
          <w:bCs w:val="1"/>
          <w:lang w:val="en-US"/>
        </w:rPr>
        <w:pPrChange w:author="RECEVEUR Jean-Baptiste" w:date="2026-05-28T13:00:39.777Z">
          <w:pPr/>
        </w:pPrChange>
      </w:pPr>
      <w:r w:rsidRPr="632DBAF3" w:rsidR="00F81EE7">
        <w:rPr>
          <w:b w:val="1"/>
          <w:bCs w:val="1"/>
          <w:lang w:val="fr-FR"/>
        </w:rPr>
        <w:t>Preconditions &amp; Postconditions</w:t>
      </w:r>
      <w:r w:rsidRPr="632DBAF3" w:rsidR="00F81EE7">
        <w:rPr>
          <w:b w:val="1"/>
          <w:bCs w:val="1"/>
          <w:lang w:val="en-US"/>
        </w:rPr>
        <w:t> </w:t>
      </w:r>
    </w:p>
    <w:p w:rsidRPr="00F81EE7" w:rsidR="00F81EE7" w:rsidP="632DBAF3" w:rsidRDefault="00F81EE7" w14:paraId="418283EB" w14:textId="77777777">
      <w:pPr>
        <w:numPr>
          <w:ilvl w:val="0"/>
          <w:numId w:val="11"/>
        </w:numPr>
        <w:jc w:val="both"/>
        <w:rPr>
          <w:lang w:val="en-US"/>
        </w:rPr>
        <w:pPrChange w:author="RECEVEUR Jean-Baptiste" w:date="2026-05-28T13:00:39.778Z">
          <w:pPr>
            <w:numPr>
              <w:ilvl w:val="0"/>
              <w:numId w:val="11"/>
            </w:numPr>
          </w:pPr>
        </w:pPrChange>
      </w:pPr>
      <w:r w:rsidRPr="632DBAF3" w:rsidR="00F81EE7">
        <w:rPr>
          <w:b w:val="1"/>
          <w:bCs w:val="1"/>
          <w:lang w:val="en-US"/>
        </w:rPr>
        <w:t>Preconditions (must be true before start):</w:t>
      </w:r>
      <w:r w:rsidRPr="632DBAF3" w:rsidR="00F81EE7">
        <w:rPr>
          <w:lang w:val="en-US"/>
        </w:rPr>
        <w:t> </w:t>
      </w:r>
    </w:p>
    <w:p w:rsidR="00F81EE7" w:rsidP="632DBAF3" w:rsidRDefault="73DCEDB6" w14:paraId="596D4D98" w14:textId="2C5D601C">
      <w:pPr>
        <w:numPr>
          <w:ilvl w:val="0"/>
          <w:numId w:val="1"/>
        </w:numPr>
        <w:jc w:val="both"/>
        <w:rPr>
          <w:lang w:val="en-US"/>
        </w:rPr>
        <w:pPrChange w:author="RECEVEUR Jean-Baptiste" w:date="2026-05-28T13:00:39.778Z">
          <w:pPr>
            <w:numPr>
              <w:ilvl w:val="0"/>
              <w:numId w:val="1"/>
            </w:numPr>
          </w:pPr>
        </w:pPrChange>
      </w:pPr>
      <w:r w:rsidRPr="632DBAF3" w:rsidR="73DCEDB6">
        <w:rPr>
          <w:lang w:val="en-US"/>
        </w:rPr>
        <w:t>TRANSPORT CUSTOMER</w:t>
      </w:r>
      <w:r w:rsidRPr="632DBAF3" w:rsidR="1B758A24">
        <w:rPr>
          <w:lang w:val="en-US"/>
        </w:rPr>
        <w:t xml:space="preserve"> has </w:t>
      </w:r>
      <w:r w:rsidRPr="632DBAF3" w:rsidR="38B68012">
        <w:rPr>
          <w:lang w:val="en-US"/>
        </w:rPr>
        <w:t>a TRAVEL BASKET containing at least one</w:t>
      </w:r>
      <w:r w:rsidRPr="632DBAF3" w:rsidR="1B758A24">
        <w:rPr>
          <w:lang w:val="en-US"/>
        </w:rPr>
        <w:t xml:space="preserve"> </w:t>
      </w:r>
      <w:r w:rsidRPr="632DBAF3" w:rsidR="56A4B6FB">
        <w:rPr>
          <w:lang w:val="en-US"/>
        </w:rPr>
        <w:t>TRAVEL BASKET ELEMENT </w:t>
      </w:r>
      <w:r w:rsidRPr="632DBAF3" w:rsidR="724DF626">
        <w:rPr>
          <w:lang w:val="en-US"/>
        </w:rPr>
        <w:t>with</w:t>
      </w:r>
      <w:r w:rsidRPr="632DBAF3" w:rsidR="56A4B6FB">
        <w:rPr>
          <w:lang w:val="en-US"/>
        </w:rPr>
        <w:t xml:space="preserve"> one </w:t>
      </w:r>
      <w:commentRangeStart w:id="8"/>
      <w:r w:rsidRPr="632DBAF3" w:rsidR="56A4B6FB">
        <w:rPr>
          <w:lang w:val="en-US"/>
        </w:rPr>
        <w:t>CUSTOMER OFFER PACKAGE</w:t>
      </w:r>
      <w:commentRangeEnd w:id="8"/>
      <w:r>
        <w:rPr>
          <w:rStyle w:val="CommentReference"/>
        </w:rPr>
        <w:commentReference w:id="8"/>
      </w:r>
    </w:p>
    <w:p w:rsidRPr="00F81EE7" w:rsidR="00F81EE7" w:rsidP="632DBAF3" w:rsidRDefault="00F81EE7" w14:paraId="5146AA17" w14:textId="2F770121">
      <w:pPr>
        <w:numPr>
          <w:ilvl w:val="0"/>
          <w:numId w:val="16"/>
        </w:numPr>
        <w:jc w:val="both"/>
        <w:rPr/>
        <w:pPrChange w:author="RECEVEUR Jean-Baptiste" w:date="2026-05-28T13:00:39.778Z">
          <w:pPr>
            <w:numPr>
              <w:ilvl w:val="0"/>
              <w:numId w:val="16"/>
            </w:numPr>
          </w:pPr>
        </w:pPrChange>
      </w:pPr>
      <w:r w:rsidRPr="632DBAF3" w:rsidR="00F81EE7">
        <w:rPr>
          <w:b w:val="1"/>
          <w:bCs w:val="1"/>
          <w:lang w:val="fr-FR"/>
        </w:rPr>
        <w:t xml:space="preserve">Postconditions — Success </w:t>
      </w:r>
      <w:r w:rsidRPr="632DBAF3" w:rsidR="002137C2">
        <w:rPr>
          <w:b w:val="1"/>
          <w:bCs w:val="1"/>
          <w:lang w:val="fr-FR"/>
        </w:rPr>
        <w:t>g</w:t>
      </w:r>
      <w:r w:rsidRPr="632DBAF3" w:rsidR="00BC6211">
        <w:rPr>
          <w:b w:val="1"/>
          <w:bCs w:val="1"/>
          <w:lang w:val="fr-FR"/>
        </w:rPr>
        <w:t>u</w:t>
      </w:r>
      <w:r w:rsidRPr="632DBAF3" w:rsidR="002137C2">
        <w:rPr>
          <w:b w:val="1"/>
          <w:bCs w:val="1"/>
          <w:lang w:val="fr-FR"/>
        </w:rPr>
        <w:t>arant</w:t>
      </w:r>
      <w:r w:rsidRPr="632DBAF3" w:rsidR="00BC6211">
        <w:rPr>
          <w:b w:val="1"/>
          <w:bCs w:val="1"/>
          <w:lang w:val="fr-FR"/>
        </w:rPr>
        <w:t>e</w:t>
      </w:r>
      <w:r w:rsidRPr="632DBAF3" w:rsidR="002137C2">
        <w:rPr>
          <w:b w:val="1"/>
          <w:bCs w:val="1"/>
          <w:lang w:val="fr-FR"/>
        </w:rPr>
        <w:t>es</w:t>
      </w:r>
      <w:r w:rsidRPr="632DBAF3" w:rsidR="00F81EE7">
        <w:rPr>
          <w:b w:val="1"/>
          <w:bCs w:val="1"/>
          <w:lang w:val="fr-FR"/>
        </w:rPr>
        <w:t>:</w:t>
      </w:r>
      <w:r w:rsidR="00F81EE7">
        <w:rPr/>
        <w:t> </w:t>
      </w:r>
    </w:p>
    <w:p w:rsidRPr="00F81EE7" w:rsidR="00F81EE7" w:rsidP="632DBAF3" w:rsidRDefault="7386CEF1" w14:paraId="1EF82773" w14:textId="368CCC56">
      <w:pPr>
        <w:numPr>
          <w:ilvl w:val="0"/>
          <w:numId w:val="3"/>
        </w:numPr>
        <w:tabs>
          <w:tab w:val="num" w:pos="720"/>
        </w:tabs>
        <w:jc w:val="both"/>
        <w:rPr>
          <w:lang w:val="en-US"/>
        </w:rPr>
        <w:pPrChange w:author="RECEVEUR Jean-Baptiste" w:date="2026-05-28T13:00:39.778Z">
          <w:pPr>
            <w:numPr>
              <w:ilvl w:val="0"/>
              <w:numId w:val="3"/>
            </w:numPr>
            <w:tabs>
              <w:tab w:val="num" w:leader="none" w:pos="720"/>
            </w:tabs>
          </w:pPr>
        </w:pPrChange>
      </w:pPr>
      <w:r w:rsidRPr="632DBAF3" w:rsidR="7386CEF1">
        <w:rPr>
          <w:lang w:val="en-US"/>
        </w:rPr>
        <w:t>All</w:t>
      </w:r>
      <w:commentRangeStart w:id="9"/>
      <w:commentRangeStart w:id="10"/>
      <w:r w:rsidRPr="632DBAF3" w:rsidR="7386CEF1">
        <w:rPr>
          <w:lang w:val="en-US"/>
        </w:rPr>
        <w:t xml:space="preserve"> items o</w:t>
      </w:r>
      <w:commentRangeEnd w:id="9"/>
      <w:r>
        <w:rPr>
          <w:rStyle w:val="CommentReference"/>
        </w:rPr>
        <w:commentReference w:id="9"/>
      </w:r>
      <w:commentRangeEnd w:id="10"/>
      <w:r>
        <w:rPr>
          <w:rStyle w:val="CommentReference"/>
        </w:rPr>
        <w:commentReference w:id="10"/>
      </w:r>
      <w:r w:rsidRPr="632DBAF3" w:rsidR="7386CEF1">
        <w:rPr>
          <w:lang w:val="en-US"/>
        </w:rPr>
        <w:t>f the TRAVEL BAS</w:t>
      </w:r>
      <w:r w:rsidRPr="632DBAF3" w:rsidR="213B0456">
        <w:rPr>
          <w:lang w:val="en-US"/>
        </w:rPr>
        <w:t>K</w:t>
      </w:r>
      <w:r w:rsidRPr="632DBAF3" w:rsidR="7386CEF1">
        <w:rPr>
          <w:lang w:val="en-US"/>
        </w:rPr>
        <w:t>ET are</w:t>
      </w:r>
      <w:r w:rsidRPr="632DBAF3" w:rsidR="58E93322">
        <w:rPr>
          <w:lang w:val="en-US"/>
        </w:rPr>
        <w:t xml:space="preserve"> confirmed</w:t>
      </w:r>
      <w:r w:rsidRPr="632DBAF3" w:rsidR="2AA15707">
        <w:rPr>
          <w:lang w:val="en-US"/>
        </w:rPr>
        <w:t xml:space="preserve"> </w:t>
      </w:r>
      <w:r w:rsidRPr="632DBAF3" w:rsidR="731C5CA5">
        <w:rPr>
          <w:lang w:val="en-US"/>
        </w:rPr>
        <w:t>/</w:t>
      </w:r>
      <w:r w:rsidRPr="632DBAF3" w:rsidR="2AA15707">
        <w:rPr>
          <w:lang w:val="en-US"/>
        </w:rPr>
        <w:t xml:space="preserve"> </w:t>
      </w:r>
      <w:r w:rsidRPr="632DBAF3" w:rsidR="2E371C4E">
        <w:rPr>
          <w:lang w:val="en-US"/>
        </w:rPr>
        <w:t>reserved so</w:t>
      </w:r>
      <w:r w:rsidRPr="632DBAF3" w:rsidR="58E93322">
        <w:rPr>
          <w:lang w:val="en-US"/>
        </w:rPr>
        <w:t xml:space="preserve"> </w:t>
      </w:r>
      <w:r w:rsidRPr="632DBAF3" w:rsidR="147991F2">
        <w:rPr>
          <w:lang w:val="en-US"/>
        </w:rPr>
        <w:t>they</w:t>
      </w:r>
      <w:r w:rsidRPr="632DBAF3" w:rsidR="12BE0B68">
        <w:rPr>
          <w:lang w:val="en-US"/>
        </w:rPr>
        <w:t xml:space="preserve"> will be available </w:t>
      </w:r>
      <w:r w:rsidRPr="632DBAF3" w:rsidR="006960B5">
        <w:rPr>
          <w:lang w:val="en-US"/>
        </w:rPr>
        <w:t xml:space="preserve">for fulfilment and </w:t>
      </w:r>
      <w:r w:rsidRPr="632DBAF3" w:rsidR="7C295336">
        <w:rPr>
          <w:lang w:val="en-US"/>
        </w:rPr>
        <w:t>Settlement</w:t>
      </w:r>
      <w:r w:rsidRPr="632DBAF3" w:rsidR="45196647">
        <w:rPr>
          <w:lang w:val="en-US"/>
        </w:rPr>
        <w:t xml:space="preserve"> between Retailer and </w:t>
      </w:r>
      <w:r w:rsidRPr="632DBAF3" w:rsidR="43DB56C6">
        <w:rPr>
          <w:lang w:val="en-US"/>
        </w:rPr>
        <w:t>Distributor</w:t>
      </w:r>
      <w:r w:rsidRPr="632DBAF3" w:rsidR="19A1A758">
        <w:rPr>
          <w:lang w:val="en-US"/>
        </w:rPr>
        <w:t xml:space="preserve"> and fulfilment. </w:t>
      </w:r>
    </w:p>
    <w:p w:rsidRPr="00F81EE7" w:rsidR="00F81EE7" w:rsidP="632DBAF3" w:rsidRDefault="00F81EE7" w14:paraId="7BDFFF41" w14:textId="77777777">
      <w:pPr>
        <w:numPr>
          <w:ilvl w:val="0"/>
          <w:numId w:val="23"/>
        </w:numPr>
        <w:jc w:val="both"/>
        <w:rPr/>
        <w:pPrChange w:author="RECEVEUR Jean-Baptiste" w:date="2026-05-28T13:00:39.779Z">
          <w:pPr>
            <w:numPr>
              <w:ilvl w:val="0"/>
              <w:numId w:val="23"/>
            </w:numPr>
          </w:pPr>
        </w:pPrChange>
      </w:pPr>
      <w:r w:rsidRPr="632DBAF3" w:rsidR="00F81EE7">
        <w:rPr>
          <w:b w:val="1"/>
          <w:bCs w:val="1"/>
          <w:lang w:val="fr-FR"/>
        </w:rPr>
        <w:t>Postconditions — Minimal guarantees:</w:t>
      </w:r>
      <w:r w:rsidR="00F81EE7">
        <w:rPr/>
        <w:t> </w:t>
      </w:r>
    </w:p>
    <w:p w:rsidRPr="00F81EE7" w:rsidR="00F81EE7" w:rsidP="632DBAF3" w:rsidRDefault="2A6B28B1" w14:paraId="30FB2F40" w14:textId="1420C614">
      <w:pPr>
        <w:numPr>
          <w:ilvl w:val="0"/>
          <w:numId w:val="7"/>
        </w:numPr>
        <w:jc w:val="both"/>
        <w:rPr>
          <w:lang w:val="en-US"/>
        </w:rPr>
        <w:pPrChange w:author="RECEVEUR Jean-Baptiste" w:date="2026-05-28T13:00:39.779Z">
          <w:pPr>
            <w:numPr>
              <w:ilvl w:val="0"/>
              <w:numId w:val="7"/>
            </w:numPr>
          </w:pPr>
        </w:pPrChange>
      </w:pPr>
      <w:r w:rsidRPr="632DBAF3" w:rsidR="2A6B28B1">
        <w:rPr>
          <w:lang w:val="en-US"/>
        </w:rPr>
        <w:t xml:space="preserve">If </w:t>
      </w:r>
      <w:r w:rsidRPr="632DBAF3" w:rsidR="2539061C">
        <w:rPr>
          <w:lang w:val="en-US"/>
        </w:rPr>
        <w:t xml:space="preserve">one of the offer parts </w:t>
      </w:r>
      <w:r w:rsidRPr="632DBAF3" w:rsidR="7D66BD78">
        <w:rPr>
          <w:lang w:val="en-US"/>
        </w:rPr>
        <w:t>cannot</w:t>
      </w:r>
      <w:r w:rsidRPr="632DBAF3" w:rsidR="2539061C">
        <w:rPr>
          <w:lang w:val="en-US"/>
        </w:rPr>
        <w:t xml:space="preserve"> </w:t>
      </w:r>
      <w:r w:rsidRPr="632DBAF3" w:rsidR="4D021055">
        <w:rPr>
          <w:lang w:val="en-US"/>
        </w:rPr>
        <w:t xml:space="preserve">be </w:t>
      </w:r>
      <w:r w:rsidRPr="632DBAF3" w:rsidR="511F5C11">
        <w:rPr>
          <w:lang w:val="en-US"/>
        </w:rPr>
        <w:t>confirmed</w:t>
      </w:r>
      <w:r w:rsidRPr="632DBAF3" w:rsidR="2A6B28B1">
        <w:rPr>
          <w:lang w:val="en-US"/>
        </w:rPr>
        <w:t>, the customer receives a clear “no offer</w:t>
      </w:r>
      <w:r w:rsidRPr="632DBAF3" w:rsidR="75E5DD3E">
        <w:rPr>
          <w:lang w:val="en-US"/>
        </w:rPr>
        <w:t xml:space="preserve"> bookable</w:t>
      </w:r>
      <w:r w:rsidRPr="632DBAF3" w:rsidR="2A6B28B1">
        <w:rPr>
          <w:lang w:val="en-US"/>
        </w:rPr>
        <w:t>” outcome (with a reason where possib</w:t>
      </w:r>
      <w:commentRangeStart w:id="11"/>
      <w:r w:rsidRPr="632DBAF3" w:rsidR="2A6B28B1">
        <w:rPr>
          <w:lang w:val="en-US"/>
        </w:rPr>
        <w:t>le).  </w:t>
      </w:r>
      <w:commentRangeEnd w:id="11"/>
      <w:r>
        <w:rPr>
          <w:rStyle w:val="CommentReference"/>
        </w:rPr>
        <w:commentReference w:id="11"/>
      </w:r>
    </w:p>
    <w:p w:rsidRPr="00F81EE7" w:rsidR="00F81EE7" w:rsidP="632DBAF3" w:rsidRDefault="00F81EE7" w14:paraId="2F506991" w14:textId="77777777">
      <w:pPr>
        <w:jc w:val="both"/>
        <w:rPr>
          <w:lang w:val="en-US"/>
        </w:rPr>
        <w:pPrChange w:author="RECEVEUR Jean-Baptiste" w:date="2026-05-28T13:00:39.779Z">
          <w:pPr/>
        </w:pPrChange>
      </w:pPr>
      <w:r w:rsidRPr="632DBAF3" w:rsidR="00F81EE7">
        <w:rPr>
          <w:lang w:val="en-US"/>
        </w:rPr>
        <w:t> </w:t>
      </w:r>
    </w:p>
    <w:p w:rsidRPr="00F81EE7" w:rsidR="00F81EE7" w:rsidP="632DBAF3" w:rsidRDefault="00F81EE7" w14:paraId="3AEEA5CF" w14:textId="77777777">
      <w:pPr>
        <w:jc w:val="both"/>
        <w:rPr>
          <w:lang w:val="en-US"/>
        </w:rPr>
        <w:pPrChange w:author="RECEVEUR Jean-Baptiste" w:date="2026-05-28T13:00:39.779Z">
          <w:pPr/>
        </w:pPrChange>
      </w:pPr>
      <w:r w:rsidRPr="632DBAF3" w:rsidR="00F81EE7">
        <w:rPr>
          <w:lang w:val="en-US"/>
        </w:rPr>
        <w:t>  </w:t>
      </w:r>
    </w:p>
    <w:p w:rsidRPr="00F81EE7" w:rsidR="00F81EE7" w:rsidP="632DBAF3" w:rsidRDefault="00F81EE7" w14:paraId="705BD0A3" w14:textId="77777777">
      <w:pPr>
        <w:jc w:val="both"/>
        <w:rPr>
          <w:b w:val="1"/>
          <w:bCs w:val="1"/>
        </w:rPr>
        <w:pPrChange w:author="RECEVEUR Jean-Baptiste" w:date="2026-05-28T13:00:39.78Z">
          <w:pPr/>
        </w:pPrChange>
      </w:pPr>
      <w:r w:rsidRPr="632DBAF3" w:rsidR="00F81EE7">
        <w:rPr>
          <w:b w:val="1"/>
          <w:bCs w:val="1"/>
          <w:lang w:val="fr-FR"/>
        </w:rPr>
        <w:t>Scenarios</w:t>
      </w:r>
      <w:r w:rsidRPr="632DBAF3" w:rsidR="00F81EE7">
        <w:rPr>
          <w:b w:val="1"/>
          <w:bCs w:val="1"/>
        </w:rPr>
        <w:t> </w:t>
      </w:r>
    </w:p>
    <w:p w:rsidRPr="00F81EE7" w:rsidR="00F81EE7" w:rsidP="632DBAF3" w:rsidRDefault="4E32CEBF" w14:paraId="0D5FE046" w14:textId="77777777">
      <w:pPr>
        <w:jc w:val="both"/>
        <w:rPr>
          <w:b w:val="1"/>
          <w:bCs w:val="1"/>
        </w:rPr>
        <w:pPrChange w:author="RECEVEUR Jean-Baptiste" w:date="2026-05-28T13:00:39.78Z">
          <w:pPr/>
        </w:pPrChange>
      </w:pPr>
      <w:commentRangeStart w:id="12"/>
      <w:r w:rsidRPr="632DBAF3" w:rsidR="4E32CEBF">
        <w:rPr>
          <w:b w:val="1"/>
          <w:bCs w:val="1"/>
          <w:lang w:val="fr-FR"/>
        </w:rPr>
        <w:t xml:space="preserve">Main </w:t>
      </w:r>
      <w:commentRangeEnd w:id="12"/>
      <w:r>
        <w:rPr>
          <w:rStyle w:val="CommentReference"/>
        </w:rPr>
        <w:commentReference w:id="12"/>
      </w:r>
      <w:commentRangeStart w:id="13"/>
      <w:commentRangeStart w:id="14"/>
      <w:commentRangeStart w:id="15"/>
      <w:r w:rsidRPr="632DBAF3" w:rsidR="4E32CEBF">
        <w:rPr>
          <w:b w:val="1"/>
          <w:bCs w:val="1"/>
          <w:lang w:val="fr-FR"/>
        </w:rPr>
        <w:t>scenario</w:t>
      </w:r>
      <w:r w:rsidRPr="632DBAF3" w:rsidR="4E32CEBF">
        <w:rPr>
          <w:b w:val="1"/>
          <w:bCs w:val="1"/>
        </w:rPr>
        <w:t> </w:t>
      </w:r>
      <w:commentRangeEnd w:id="13"/>
      <w:r>
        <w:rPr>
          <w:rStyle w:val="CommentReference"/>
        </w:rPr>
        <w:commentReference w:id="13"/>
      </w:r>
      <w:commentRangeEnd w:id="14"/>
      <w:r>
        <w:rPr>
          <w:rStyle w:val="CommentReference"/>
        </w:rPr>
        <w:commentReference w:id="14"/>
      </w:r>
      <w:commentRangeEnd w:id="15"/>
      <w:r>
        <w:rPr>
          <w:rStyle w:val="CommentReference"/>
        </w:rPr>
        <w:commentReference w:id="15"/>
      </w:r>
    </w:p>
    <w:p w:rsidR="0008731C" w:rsidP="632DBAF3" w:rsidRDefault="3352C4D8" w14:paraId="23DF06EF" w14:textId="239AF447">
      <w:pPr>
        <w:numPr>
          <w:ilvl w:val="0"/>
          <w:numId w:val="4"/>
        </w:numPr>
        <w:jc w:val="both"/>
        <w:rPr>
          <w:b w:val="1"/>
          <w:bCs w:val="1"/>
          <w:lang w:val="en-US"/>
        </w:rPr>
        <w:pPrChange w:author="RECEVEUR Jean-Baptiste" w:date="2026-05-28T13:00:39.78Z">
          <w:pPr>
            <w:numPr>
              <w:ilvl w:val="0"/>
              <w:numId w:val="4"/>
            </w:numPr>
          </w:pPr>
        </w:pPrChange>
      </w:pPr>
      <w:commentRangeStart w:id="16"/>
      <w:commentRangeStart w:id="17"/>
      <w:r w:rsidRPr="632DBAF3" w:rsidR="3352C4D8">
        <w:rPr>
          <w:b w:val="1"/>
          <w:bCs w:val="1"/>
          <w:lang w:val="en-US"/>
        </w:rPr>
        <w:t xml:space="preserve">Selecting </w:t>
      </w:r>
      <w:commentRangeStart w:id="18"/>
      <w:commentRangeStart w:id="19"/>
      <w:r w:rsidRPr="632DBAF3" w:rsidR="3352C4D8">
        <w:rPr>
          <w:b w:val="1"/>
          <w:bCs w:val="1"/>
          <w:lang w:val="en-US"/>
        </w:rPr>
        <w:t xml:space="preserve">reservation </w:t>
      </w:r>
      <w:commentRangeEnd w:id="18"/>
      <w:r>
        <w:rPr>
          <w:rStyle w:val="CommentReference"/>
        </w:rPr>
        <w:commentReference w:id="18"/>
      </w:r>
      <w:commentRangeEnd w:id="19"/>
      <w:r>
        <w:rPr>
          <w:rStyle w:val="CommentReference"/>
        </w:rPr>
        <w:commentReference w:id="19"/>
      </w:r>
      <w:r w:rsidRPr="632DBAF3" w:rsidR="3352C4D8">
        <w:rPr>
          <w:b w:val="1"/>
          <w:bCs w:val="1"/>
          <w:lang w:val="en-US"/>
        </w:rPr>
        <w:t>preferences and ancillaries</w:t>
      </w:r>
      <w:r w:rsidRPr="632DBAF3" w:rsidR="14A8A1FD">
        <w:rPr>
          <w:b w:val="1"/>
          <w:bCs w:val="1"/>
          <w:lang w:val="en-US"/>
        </w:rPr>
        <w:t xml:space="preserve"> </w:t>
      </w:r>
      <w:commentRangeEnd w:id="16"/>
      <w:r>
        <w:rPr>
          <w:rStyle w:val="CommentReference"/>
        </w:rPr>
        <w:commentReference w:id="16"/>
      </w:r>
      <w:commentRangeEnd w:id="17"/>
      <w:r>
        <w:rPr>
          <w:rStyle w:val="CommentReference"/>
        </w:rPr>
        <w:commentReference w:id="17"/>
      </w:r>
    </w:p>
    <w:p w:rsidR="59AB4759" w:rsidP="632DBAF3" w:rsidRDefault="67C2679D" w14:paraId="112753F5" w14:textId="52E707AE">
      <w:pPr>
        <w:pStyle w:val="Paragraphedeliste"/>
        <w:numPr>
          <w:ilvl w:val="0"/>
          <w:numId w:val="17"/>
        </w:numPr>
        <w:jc w:val="both"/>
        <w:rPr/>
        <w:pPrChange w:author="RECEVEUR Jean-Baptiste" w:date="2026-05-28T13:00:39.781Z">
          <w:pPr>
            <w:pStyle w:val="Paragraphedeliste"/>
            <w:numPr>
              <w:ilvl w:val="0"/>
              <w:numId w:val="17"/>
            </w:numPr>
          </w:pPr>
        </w:pPrChange>
      </w:pPr>
      <w:ins w:author="Vinke, Bob BGH" w:date="2026-05-15T12:54:00Z" w16du:dateUtc="2026-05-15T12:54:28Z" w:id="1802728239">
        <w:r w:rsidRPr="632DBAF3" w:rsidR="67C2679D">
          <w:rPr>
            <w:rFonts w:ascii="Segoe UI" w:hAnsi="Segoe UI" w:eastAsia="Segoe UI" w:cs="Segoe UI"/>
            <w:i w:val="1"/>
            <w:iCs w:val="1"/>
            <w:color w:val="242424"/>
            <w:sz w:val="21"/>
            <w:szCs w:val="21"/>
          </w:rPr>
          <w:t>The TRANSPORT CUSTOMER can request reservation and ancillary options if available. To do that</w:t>
        </w:r>
        <w:r w:rsidR="67C2679D">
          <w:t xml:space="preserve"> </w:t>
        </w:r>
      </w:ins>
      <w:commentRangeStart w:id="21"/>
      <w:r w:rsidR="5135FB90">
        <w:rPr/>
        <w:t>Retailer asks Distributor</w:t>
      </w:r>
      <w:r w:rsidR="352E0585">
        <w:rPr/>
        <w:t>(s)</w:t>
      </w:r>
      <w:r w:rsidR="5135FB90">
        <w:rPr/>
        <w:t xml:space="preserve"> for all reservation and ancillary </w:t>
      </w:r>
      <w:commentRangeStart w:id="22"/>
      <w:r w:rsidR="5135FB90">
        <w:rPr/>
        <w:t>options</w:t>
      </w:r>
      <w:commentRangeEnd w:id="22"/>
      <w:r>
        <w:rPr>
          <w:rStyle w:val="CommentReference"/>
        </w:rPr>
        <w:commentReference w:id="22"/>
      </w:r>
      <w:r>
        <w:br/>
      </w:r>
    </w:p>
    <w:p w:rsidR="2CBF6806" w:rsidP="632DBAF3" w:rsidRDefault="212052C7" w14:paraId="161CEBDC" w14:textId="09AB452D">
      <w:pPr>
        <w:pStyle w:val="Paragraphedeliste"/>
        <w:numPr>
          <w:ilvl w:val="0"/>
          <w:numId w:val="17"/>
        </w:numPr>
        <w:jc w:val="both"/>
        <w:rPr>
          <w:lang w:val="en-US"/>
        </w:rPr>
        <w:pPrChange w:author="RECEVEUR Jean-Baptiste" w:date="2026-05-28T13:00:39.781Z">
          <w:pPr>
            <w:pStyle w:val="Paragraphedeliste"/>
            <w:numPr>
              <w:ilvl w:val="0"/>
              <w:numId w:val="17"/>
            </w:numPr>
          </w:pPr>
        </w:pPrChange>
      </w:pPr>
      <w:r w:rsidRPr="632DBAF3" w:rsidR="212052C7">
        <w:rPr>
          <w:lang w:val="en-US"/>
        </w:rPr>
        <w:t>Distr</w:t>
      </w:r>
      <w:r w:rsidRPr="632DBAF3" w:rsidR="546DE1B7">
        <w:rPr>
          <w:lang w:val="en-US"/>
        </w:rPr>
        <w:t xml:space="preserve">ibutor </w:t>
      </w:r>
      <w:del w:author="Edwin van den Belt" w:date="2026-05-20T13:43:00Z" w16du:dateUtc="2026-05-20T13:43:13Z" w:id="1249530693">
        <w:r w:rsidRPr="632DBAF3" w:rsidDel="43362A35">
          <w:rPr>
            <w:lang w:val="en-US"/>
          </w:rPr>
          <w:delText>suplies</w:delText>
        </w:r>
      </w:del>
      <w:ins w:author="Edwin van den Belt" w:date="2026-05-20T13:43:00Z" w16du:dateUtc="2026-05-20T13:43:13Z" w:id="1495499873">
        <w:r w:rsidRPr="632DBAF3" w:rsidR="4C5F09C3">
          <w:rPr>
            <w:lang w:val="en-US"/>
          </w:rPr>
          <w:t>supplies</w:t>
        </w:r>
      </w:ins>
      <w:r w:rsidRPr="632DBAF3" w:rsidR="546DE1B7">
        <w:rPr>
          <w:lang w:val="en-US"/>
        </w:rPr>
        <w:t xml:space="preserve"> all reservation and </w:t>
      </w:r>
      <w:del w:author="Bourdelin, Sonia" w:date="2026-05-26T13:46:00Z" w16du:dateUtc="2026-05-26T13:46:19Z" w:id="174823496">
        <w:r w:rsidRPr="632DBAF3" w:rsidDel="43362A35">
          <w:rPr>
            <w:lang w:val="en-US"/>
          </w:rPr>
          <w:delText>a</w:delText>
        </w:r>
      </w:del>
      <w:r w:rsidRPr="632DBAF3" w:rsidR="546DE1B7">
        <w:rPr>
          <w:lang w:val="en-US"/>
        </w:rPr>
        <w:t>ncillary options</w:t>
      </w:r>
      <w:ins w:author="Vinke, Bob BGH" w:date="2026-05-15T13:16:00Z" w16du:dateUtc="2026-05-15T13:16:19Z" w:id="1745285891">
        <w:r w:rsidRPr="632DBAF3" w:rsidR="5F2E5871">
          <w:rPr>
            <w:lang w:val="en-US"/>
          </w:rPr>
          <w:t xml:space="preserve"> with the price and all relevant </w:t>
        </w:r>
      </w:ins>
      <w:commentRangeStart w:id="27"/>
      <w:ins w:author="Vinke, Bob BGH" w:date="2026-05-15T13:16:00Z" w16du:dateUtc="2026-05-15T13:16:19Z" w:id="842234887">
        <w:r w:rsidRPr="632DBAF3" w:rsidR="5F2E5871">
          <w:rPr>
            <w:lang w:val="en-US"/>
          </w:rPr>
          <w:t>details</w:t>
        </w:r>
      </w:ins>
      <w:commentRangeEnd w:id="27"/>
      <w:r>
        <w:rPr>
          <w:rStyle w:val="CommentReference"/>
        </w:rPr>
        <w:commentReference w:id="27"/>
      </w:r>
      <w:ins w:author="Vinke, Bob BGH" w:date="2026-05-15T13:16:00Z" w16du:dateUtc="2026-05-15T13:16:19Z" w:id="1360694779">
        <w:r w:rsidRPr="632DBAF3" w:rsidR="5F2E5871">
          <w:rPr>
            <w:lang w:val="en-US"/>
          </w:rPr>
          <w:t xml:space="preserve">. </w:t>
        </w:r>
      </w:ins>
      <w:r>
        <w:br/>
      </w:r>
      <w:commentRangeEnd w:id="21"/>
      <w:r>
        <w:rPr>
          <w:rStyle w:val="CommentReference"/>
        </w:rPr>
        <w:commentReference w:id="21"/>
      </w:r>
      <w:r w:rsidRPr="632DBAF3" w:rsidR="33C81119">
        <w:rPr>
          <w:lang w:val="en-US"/>
        </w:rPr>
        <w:t xml:space="preserve"> </w:t>
      </w:r>
    </w:p>
    <w:p w:rsidRPr="004A3BCE" w:rsidR="00CC208A" w:rsidP="632DBAF3" w:rsidRDefault="25343FC4" w14:paraId="1FED351E" w14:textId="674CBB14">
      <w:pPr>
        <w:pStyle w:val="Paragraphedeliste"/>
        <w:numPr>
          <w:ilvl w:val="0"/>
          <w:numId w:val="17"/>
        </w:numPr>
        <w:jc w:val="both"/>
        <w:rPr>
          <w:lang w:val="en-US"/>
        </w:rPr>
        <w:pPrChange w:author="RECEVEUR Jean-Baptiste" w:date="2026-05-28T13:00:39.781Z">
          <w:pPr>
            <w:pStyle w:val="Paragraphedeliste"/>
            <w:numPr>
              <w:ilvl w:val="0"/>
              <w:numId w:val="17"/>
            </w:numPr>
          </w:pPr>
        </w:pPrChange>
      </w:pPr>
      <w:r w:rsidRPr="632DBAF3" w:rsidR="25343FC4">
        <w:rPr>
          <w:lang w:val="en-US"/>
        </w:rPr>
        <w:t xml:space="preserve">TRANSPORT CUSTOMER </w:t>
      </w:r>
      <w:commentRangeStart w:id="29"/>
      <w:commentRangeStart w:id="30"/>
      <w:commentRangeStart w:id="31"/>
      <w:commentRangeStart w:id="32"/>
      <w:r w:rsidRPr="632DBAF3" w:rsidR="23BB7915">
        <w:rPr>
          <w:lang w:val="en-US"/>
        </w:rPr>
        <w:t>express</w:t>
      </w:r>
      <w:r w:rsidRPr="632DBAF3" w:rsidR="7C2AAA0B">
        <w:rPr>
          <w:lang w:val="en-US"/>
        </w:rPr>
        <w:t>es</w:t>
      </w:r>
      <w:r w:rsidRPr="632DBAF3" w:rsidR="6C85B102">
        <w:rPr>
          <w:lang w:val="en-US"/>
        </w:rPr>
        <w:t xml:space="preserve"> </w:t>
      </w:r>
      <w:commentRangeEnd w:id="29"/>
      <w:r>
        <w:rPr>
          <w:rStyle w:val="CommentReference"/>
        </w:rPr>
        <w:commentReference w:id="29"/>
      </w:r>
      <w:commentRangeEnd w:id="30"/>
      <w:r>
        <w:rPr>
          <w:rStyle w:val="CommentReference"/>
        </w:rPr>
        <w:commentReference w:id="30"/>
      </w:r>
      <w:commentRangeEnd w:id="31"/>
      <w:r>
        <w:rPr>
          <w:rStyle w:val="CommentReference"/>
        </w:rPr>
        <w:commentReference w:id="31"/>
      </w:r>
      <w:commentRangeEnd w:id="32"/>
      <w:r>
        <w:rPr>
          <w:rStyle w:val="CommentReference"/>
        </w:rPr>
        <w:commentReference w:id="32"/>
      </w:r>
      <w:r w:rsidRPr="632DBAF3" w:rsidR="6C85B102">
        <w:rPr>
          <w:lang w:val="en-US"/>
        </w:rPr>
        <w:t xml:space="preserve">seating preferences and constraints, including seat position, coach, deck, adjacency to another passenger, and mandatory vs preferred requirements, across operators and modes. </w:t>
      </w:r>
      <w:commentRangeStart w:id="33"/>
      <w:commentRangeStart w:id="34"/>
      <w:commentRangeStart w:id="35"/>
      <w:r w:rsidRPr="632DBAF3" w:rsidR="367D7E6A">
        <w:rPr>
          <w:lang w:val="en-US"/>
        </w:rPr>
        <w:t>The Retail</w:t>
      </w:r>
      <w:r w:rsidRPr="632DBAF3" w:rsidR="29C25435">
        <w:rPr>
          <w:lang w:val="en-US"/>
        </w:rPr>
        <w:t>er</w:t>
      </w:r>
      <w:r w:rsidRPr="632DBAF3" w:rsidR="367D7E6A">
        <w:rPr>
          <w:lang w:val="en-US"/>
        </w:rPr>
        <w:t xml:space="preserve"> should know per leg what reservation possibilities are available</w:t>
      </w:r>
      <w:commentRangeEnd w:id="33"/>
      <w:r>
        <w:rPr>
          <w:rStyle w:val="CommentReference"/>
        </w:rPr>
        <w:commentReference w:id="33"/>
      </w:r>
      <w:commentRangeEnd w:id="34"/>
      <w:r>
        <w:rPr>
          <w:rStyle w:val="CommentReference"/>
        </w:rPr>
        <w:commentReference w:id="34"/>
      </w:r>
      <w:commentRangeEnd w:id="35"/>
      <w:r>
        <w:rPr>
          <w:rStyle w:val="CommentReference"/>
        </w:rPr>
        <w:commentReference w:id="35"/>
      </w:r>
      <w:r w:rsidRPr="632DBAF3" w:rsidR="367D7E6A">
        <w:rPr>
          <w:lang w:val="en-US"/>
        </w:rPr>
        <w:t xml:space="preserve">. </w:t>
      </w:r>
      <w:r w:rsidRPr="632DBAF3" w:rsidR="4739E628">
        <w:rPr>
          <w:lang w:val="en-US"/>
        </w:rPr>
        <w:t>The Retailer should be able to a</w:t>
      </w:r>
      <w:r w:rsidRPr="632DBAF3" w:rsidR="3E21ECF2">
        <w:rPr>
          <w:lang w:val="en-US"/>
        </w:rPr>
        <w:t>ssign seats or ancillaries per operator, ensuring consistency across the journey.</w:t>
      </w:r>
      <w:r w:rsidRPr="632DBAF3" w:rsidR="5C68FA30">
        <w:rPr>
          <w:lang w:val="en-US"/>
        </w:rPr>
        <w:t xml:space="preserve"> The Retailer supports cases where not all the legs or operators or modes included in the journey can satisfy th</w:t>
      </w:r>
      <w:commentRangeStart w:id="36"/>
      <w:r w:rsidRPr="632DBAF3" w:rsidR="5C68FA30">
        <w:rPr>
          <w:lang w:val="en-US"/>
        </w:rPr>
        <w:t>e requested preferences.</w:t>
      </w:r>
      <w:commentRangeEnd w:id="36"/>
      <w:r>
        <w:rPr>
          <w:rStyle w:val="CommentReference"/>
        </w:rPr>
        <w:commentReference w:id="36"/>
      </w:r>
      <w:r>
        <w:br/>
      </w:r>
    </w:p>
    <w:p w:rsidR="00C344CD" w:rsidP="632DBAF3" w:rsidRDefault="7A0944EE" w14:paraId="0F71FB52" w14:textId="1A2D65EE">
      <w:pPr>
        <w:pStyle w:val="Paragraphedeliste"/>
        <w:numPr>
          <w:ilvl w:val="0"/>
          <w:numId w:val="20"/>
        </w:numPr>
        <w:jc w:val="both"/>
        <w:rPr>
          <w:lang w:val="en-US"/>
        </w:rPr>
        <w:pPrChange w:author="RECEVEUR Jean-Baptiste" w:date="2026-05-28T13:00:39.782Z">
          <w:pPr>
            <w:pStyle w:val="Paragraphedeliste"/>
            <w:numPr>
              <w:ilvl w:val="0"/>
              <w:numId w:val="20"/>
            </w:numPr>
          </w:pPr>
        </w:pPrChange>
      </w:pPr>
      <w:r w:rsidRPr="632DBAF3" w:rsidR="7A0944EE">
        <w:rPr>
          <w:lang w:val="en-US"/>
        </w:rPr>
        <w:t xml:space="preserve">Customer can select </w:t>
      </w:r>
      <w:commentRangeStart w:id="37"/>
      <w:commentRangeStart w:id="38"/>
      <w:commentRangeStart w:id="39"/>
      <w:r w:rsidRPr="632DBAF3" w:rsidR="7A0944EE">
        <w:rPr>
          <w:lang w:val="en-US"/>
        </w:rPr>
        <w:t xml:space="preserve">seat </w:t>
      </w:r>
      <w:commentRangeEnd w:id="37"/>
      <w:r>
        <w:rPr>
          <w:rStyle w:val="CommentReference"/>
        </w:rPr>
        <w:commentReference w:id="37"/>
      </w:r>
      <w:commentRangeEnd w:id="38"/>
      <w:r>
        <w:rPr>
          <w:rStyle w:val="CommentReference"/>
        </w:rPr>
        <w:commentReference w:id="38"/>
      </w:r>
      <w:commentRangeEnd w:id="39"/>
      <w:r>
        <w:rPr>
          <w:rStyle w:val="CommentReference"/>
        </w:rPr>
        <w:commentReference w:id="39"/>
      </w:r>
      <w:r w:rsidRPr="632DBAF3" w:rsidR="69B7A6B5">
        <w:rPr>
          <w:lang w:val="en-US"/>
        </w:rPr>
        <w:t>preferences (</w:t>
      </w:r>
      <w:commentRangeStart w:id="40"/>
      <w:r w:rsidRPr="632DBAF3" w:rsidR="7A0944EE">
        <w:rPr>
          <w:lang w:val="en-US"/>
        </w:rPr>
        <w:t>window/aisle, facing direction, quiet zone, power socket, legroom</w:t>
      </w:r>
      <w:commentRangeEnd w:id="40"/>
      <w:r>
        <w:rPr>
          <w:rStyle w:val="CommentReference"/>
        </w:rPr>
        <w:commentReference w:id="40"/>
      </w:r>
      <w:r w:rsidRPr="632DBAF3" w:rsidR="7A0944EE">
        <w:rPr>
          <w:lang w:val="en-US"/>
        </w:rPr>
        <w:t>)</w:t>
      </w:r>
      <w:ins w:author="Vinke, Bob BGH" w:date="2026-05-15T12:58:00Z" w16du:dateUtc="2026-05-15T12:58:58Z" w:id="1491116423">
        <w:r w:rsidRPr="632DBAF3" w:rsidR="1EA5A205">
          <w:rPr>
            <w:lang w:val="en-US"/>
          </w:rPr>
          <w:t xml:space="preserve"> depending of </w:t>
        </w:r>
      </w:ins>
      <w:ins w:author="Vinke, Bob BGH" w:date="2026-05-15T12:59:00Z" w16du:dateUtc="2026-05-15T12:59:12Z" w:id="1876610553">
        <w:r w:rsidRPr="632DBAF3" w:rsidR="1EA5A205">
          <w:rPr>
            <w:lang w:val="en-US"/>
          </w:rPr>
          <w:t xml:space="preserve">each operator. </w:t>
        </w:r>
      </w:ins>
      <w:r>
        <w:br/>
      </w:r>
    </w:p>
    <w:p w:rsidR="008657F4" w:rsidP="632DBAF3" w:rsidRDefault="4BBE46D5" w14:paraId="6554EFA1" w14:textId="5FA7F21C">
      <w:pPr>
        <w:pStyle w:val="Paragraphedeliste"/>
        <w:numPr>
          <w:ilvl w:val="0"/>
          <w:numId w:val="20"/>
        </w:numPr>
        <w:jc w:val="both"/>
        <w:rPr>
          <w:lang w:val="en-US"/>
        </w:rPr>
        <w:pPrChange w:author="RECEVEUR Jean-Baptiste" w:date="2026-05-28T13:00:39.782Z">
          <w:pPr>
            <w:pStyle w:val="Paragraphedeliste"/>
            <w:numPr>
              <w:ilvl w:val="0"/>
              <w:numId w:val="20"/>
            </w:numPr>
          </w:pPr>
        </w:pPrChange>
      </w:pPr>
      <w:r w:rsidRPr="632DBAF3" w:rsidR="4BBE46D5">
        <w:rPr>
          <w:lang w:val="en-US"/>
        </w:rPr>
        <w:t xml:space="preserve">Customer </w:t>
      </w:r>
      <w:r w:rsidRPr="632DBAF3" w:rsidR="3F0A96F6">
        <w:rPr>
          <w:lang w:val="en-US"/>
        </w:rPr>
        <w:t xml:space="preserve">can </w:t>
      </w:r>
      <w:r w:rsidRPr="632DBAF3" w:rsidR="2414695C">
        <w:rPr>
          <w:lang w:val="en-US"/>
        </w:rPr>
        <w:t>ch</w:t>
      </w:r>
      <w:commentRangeStart w:id="43"/>
      <w:r w:rsidRPr="632DBAF3" w:rsidR="2414695C">
        <w:rPr>
          <w:lang w:val="en-US"/>
        </w:rPr>
        <w:t>oose</w:t>
      </w:r>
      <w:r w:rsidRPr="632DBAF3" w:rsidR="3F0A96F6">
        <w:rPr>
          <w:lang w:val="en-US"/>
        </w:rPr>
        <w:t xml:space="preserve"> </w:t>
      </w:r>
      <w:r w:rsidRPr="632DBAF3" w:rsidR="34405CAF">
        <w:rPr>
          <w:lang w:val="en-US"/>
        </w:rPr>
        <w:t>his preferred seat</w:t>
      </w:r>
      <w:commentRangeEnd w:id="43"/>
      <w:r>
        <w:rPr>
          <w:rStyle w:val="CommentReference"/>
        </w:rPr>
        <w:commentReference w:id="43"/>
      </w:r>
      <w:r w:rsidRPr="632DBAF3" w:rsidR="34405CAF">
        <w:rPr>
          <w:lang w:val="en-US"/>
        </w:rPr>
        <w:t xml:space="preserve"> if the operator supports seat map selection</w:t>
      </w:r>
      <w:r w:rsidRPr="632DBAF3" w:rsidR="1BF63A4A">
        <w:rPr>
          <w:lang w:val="en-US"/>
        </w:rPr>
        <w:t xml:space="preserve"> based on a </w:t>
      </w:r>
      <w:r w:rsidRPr="632DBAF3" w:rsidR="1C892860">
        <w:rPr>
          <w:lang w:val="en-US"/>
        </w:rPr>
        <w:t>graphical coach/deck layout, including available, reserved, and unavailable seat indicators.</w:t>
      </w:r>
      <w:r w:rsidRPr="632DBAF3" w:rsidR="34405CAF">
        <w:rPr>
          <w:lang w:val="en-US"/>
        </w:rPr>
        <w:t xml:space="preserve"> </w:t>
      </w:r>
      <w:r w:rsidRPr="632DBAF3" w:rsidR="2F0B6B55">
        <w:rPr>
          <w:lang w:val="en-US"/>
        </w:rPr>
        <w:t xml:space="preserve">Retailer </w:t>
      </w:r>
      <w:r w:rsidRPr="632DBAF3" w:rsidR="6C85B102">
        <w:rPr>
          <w:lang w:val="en-US"/>
        </w:rPr>
        <w:t>ensur</w:t>
      </w:r>
      <w:r w:rsidRPr="632DBAF3" w:rsidR="2F0B6B55">
        <w:rPr>
          <w:lang w:val="en-US"/>
        </w:rPr>
        <w:t>es</w:t>
      </w:r>
      <w:r w:rsidRPr="632DBAF3" w:rsidR="6C85B102">
        <w:rPr>
          <w:lang w:val="en-US"/>
        </w:rPr>
        <w:t xml:space="preserve"> consistent</w:t>
      </w:r>
      <w:r w:rsidRPr="632DBAF3" w:rsidR="191F90F9">
        <w:rPr>
          <w:lang w:val="en-US"/>
        </w:rPr>
        <w:t xml:space="preserve"> seat map</w:t>
      </w:r>
      <w:r w:rsidRPr="632DBAF3" w:rsidR="6C85B102">
        <w:rPr>
          <w:lang w:val="en-US"/>
        </w:rPr>
        <w:t xml:space="preserve"> representation despite heterogeneous seat models.</w:t>
      </w:r>
      <w:r>
        <w:br/>
      </w:r>
    </w:p>
    <w:p w:rsidR="00CC208A" w:rsidP="632DBAF3" w:rsidRDefault="58BE204C" w14:paraId="714AC6D4" w14:textId="30B1A483">
      <w:pPr>
        <w:pStyle w:val="Paragraphedeliste"/>
        <w:numPr>
          <w:ilvl w:val="0"/>
          <w:numId w:val="20"/>
        </w:numPr>
        <w:jc w:val="both"/>
        <w:rPr>
          <w:lang w:val="en-US"/>
        </w:rPr>
        <w:pPrChange w:author="RECEVEUR Jean-Baptiste" w:date="2026-05-28T13:00:39.782Z">
          <w:pPr>
            <w:pStyle w:val="Paragraphedeliste"/>
            <w:numPr>
              <w:ilvl w:val="0"/>
              <w:numId w:val="20"/>
            </w:numPr>
          </w:pPr>
        </w:pPrChange>
      </w:pPr>
      <w:r w:rsidRPr="632DBAF3" w:rsidR="58BE204C">
        <w:rPr>
          <w:lang w:val="en-US"/>
        </w:rPr>
        <w:t>Retailer can support a</w:t>
      </w:r>
      <w:commentRangeStart w:id="44"/>
      <w:r w:rsidRPr="632DBAF3" w:rsidR="58BE204C">
        <w:rPr>
          <w:lang w:val="en-US"/>
        </w:rPr>
        <w:t>sset-specific an</w:t>
      </w:r>
      <w:commentRangeEnd w:id="44"/>
      <w:r>
        <w:rPr>
          <w:rStyle w:val="CommentReference"/>
        </w:rPr>
        <w:commentReference w:id="44"/>
      </w:r>
      <w:r w:rsidRPr="632DBAF3" w:rsidR="58BE204C">
        <w:rPr>
          <w:lang w:val="en-US"/>
        </w:rPr>
        <w:t>cillary services (helmet rental, child seat, cargo trailer, EV charging reservation</w:t>
      </w:r>
      <w:r w:rsidRPr="632DBAF3" w:rsidR="5E3E84AB">
        <w:rPr>
          <w:lang w:val="en-US"/>
        </w:rPr>
        <w:t xml:space="preserve">; </w:t>
      </w:r>
      <w:r w:rsidRPr="632DBAF3" w:rsidR="24B25148">
        <w:rPr>
          <w:lang w:val="en-US"/>
        </w:rPr>
        <w:t>luggage; meals; seat upgrade</w:t>
      </w:r>
      <w:r w:rsidRPr="632DBAF3" w:rsidR="58BE204C">
        <w:rPr>
          <w:lang w:val="en-US"/>
        </w:rPr>
        <w:t xml:space="preserve">) bookable alongside the </w:t>
      </w:r>
      <w:commentRangeStart w:id="45"/>
      <w:del w:author="Vinke, Bob BGH" w:date="2026-05-15T13:13:00Z" w16du:dateUtc="2026-05-15T13:13:11Z" w:id="957225388">
        <w:r w:rsidRPr="632DBAF3" w:rsidDel="15AFAACE">
          <w:rPr>
            <w:lang w:val="en-US"/>
          </w:rPr>
          <w:delText>shared mobility</w:delText>
        </w:r>
      </w:del>
      <w:r w:rsidRPr="632DBAF3" w:rsidR="58BE204C">
        <w:rPr>
          <w:lang w:val="en-US"/>
        </w:rPr>
        <w:t xml:space="preserve"> </w:t>
      </w:r>
      <w:commentRangeEnd w:id="45"/>
      <w:r>
        <w:rPr>
          <w:rStyle w:val="CommentReference"/>
        </w:rPr>
        <w:commentReference w:id="45"/>
      </w:r>
      <w:r w:rsidRPr="632DBAF3" w:rsidR="58BE204C">
        <w:rPr>
          <w:lang w:val="en-US"/>
        </w:rPr>
        <w:t>leg.</w:t>
      </w:r>
      <w:r w:rsidRPr="632DBAF3" w:rsidR="3CA8B018">
        <w:rPr>
          <w:lang w:val="en-US"/>
        </w:rPr>
        <w:t xml:space="preserve"> Ferry-specific extras: pet transport (IATA pet category), wheelchair-accessible cabins, dietary meal requests, and</w:t>
      </w:r>
      <w:commentRangeStart w:id="47"/>
      <w:r w:rsidRPr="632DBAF3" w:rsidR="3CA8B018">
        <w:rPr>
          <w:lang w:val="en-US"/>
        </w:rPr>
        <w:t xml:space="preserve"> lounge access.</w:t>
      </w:r>
      <w:commentRangeEnd w:id="47"/>
      <w:r>
        <w:rPr>
          <w:rStyle w:val="CommentReference"/>
        </w:rPr>
        <w:commentReference w:id="47"/>
      </w:r>
      <w:r>
        <w:br/>
      </w:r>
    </w:p>
    <w:p w:rsidR="00965668" w:rsidP="632DBAF3" w:rsidRDefault="00965668" w14:paraId="5F9020F8" w14:textId="3D9A0EB6">
      <w:pPr>
        <w:pStyle w:val="Paragraphedeliste"/>
        <w:numPr>
          <w:ilvl w:val="0"/>
          <w:numId w:val="20"/>
        </w:numPr>
        <w:jc w:val="both"/>
        <w:rPr>
          <w:lang w:val="en-US"/>
        </w:rPr>
        <w:pPrChange w:author="RECEVEUR Jean-Baptiste" w:date="2026-05-28T13:00:39.782Z">
          <w:pPr>
            <w:pStyle w:val="Paragraphedeliste"/>
            <w:numPr>
              <w:ilvl w:val="0"/>
              <w:numId w:val="20"/>
            </w:numPr>
          </w:pPr>
        </w:pPrChange>
      </w:pPr>
      <w:r w:rsidRPr="632DBAF3" w:rsidR="00965668">
        <w:rPr>
          <w:lang w:val="en-US"/>
        </w:rPr>
        <w:t xml:space="preserve">Special PRM </w:t>
      </w:r>
      <w:r w:rsidRPr="632DBAF3" w:rsidR="007B2E30">
        <w:rPr>
          <w:lang w:val="en-US"/>
        </w:rPr>
        <w:t>specifications can be taken into account at this stage in the process</w:t>
      </w:r>
      <w:r w:rsidRPr="632DBAF3" w:rsidR="00E60BB6">
        <w:rPr>
          <w:lang w:val="en-US"/>
        </w:rPr>
        <w:t xml:space="preserve"> </w:t>
      </w:r>
      <w:commentRangeStart w:id="48"/>
      <w:commentRangeStart w:id="49"/>
      <w:commentRangeStart w:id="50"/>
      <w:commentRangeStart w:id="51"/>
      <w:r w:rsidRPr="632DBAF3" w:rsidR="00E60BB6">
        <w:rPr>
          <w:lang w:val="en-US"/>
        </w:rPr>
        <w:t>(…</w:t>
      </w:r>
      <w:r w:rsidRPr="632DBAF3" w:rsidR="004A0BBF">
        <w:rPr>
          <w:lang w:val="en-US"/>
        </w:rPr>
        <w:t>additional specific requirements?</w:t>
      </w:r>
      <w:r w:rsidRPr="632DBAF3" w:rsidR="00E60BB6">
        <w:rPr>
          <w:lang w:val="en-US"/>
        </w:rPr>
        <w:t xml:space="preserve">.) </w:t>
      </w:r>
      <w:commentRangeEnd w:id="48"/>
      <w:r>
        <w:rPr>
          <w:rStyle w:val="CommentReference"/>
        </w:rPr>
        <w:commentReference w:id="48"/>
      </w:r>
      <w:commentRangeEnd w:id="49"/>
      <w:r>
        <w:rPr>
          <w:rStyle w:val="CommentReference"/>
        </w:rPr>
        <w:commentReference w:id="49"/>
      </w:r>
      <w:commentRangeEnd w:id="50"/>
      <w:r>
        <w:rPr>
          <w:rStyle w:val="CommentReference"/>
        </w:rPr>
        <w:commentReference w:id="50"/>
      </w:r>
      <w:commentRangeEnd w:id="51"/>
      <w:r>
        <w:rPr>
          <w:rStyle w:val="CommentReference"/>
        </w:rPr>
        <w:commentReference w:id="51"/>
      </w:r>
      <w:r>
        <w:br/>
      </w:r>
    </w:p>
    <w:p w:rsidR="005F38F6" w:rsidP="632DBAF3" w:rsidRDefault="005F38F6" w14:paraId="625DDEB1" w14:textId="00DEADEA">
      <w:pPr>
        <w:pStyle w:val="Paragraphedeliste"/>
        <w:numPr>
          <w:ilvl w:val="0"/>
          <w:numId w:val="20"/>
        </w:numPr>
        <w:jc w:val="both"/>
        <w:rPr>
          <w:lang w:val="en-US"/>
        </w:rPr>
        <w:pPrChange w:author="RECEVEUR Jean-Baptiste" w:date="2026-05-28T13:00:39.783Z">
          <w:pPr>
            <w:pStyle w:val="Paragraphedeliste"/>
            <w:numPr>
              <w:ilvl w:val="0"/>
              <w:numId w:val="20"/>
            </w:numPr>
          </w:pPr>
        </w:pPrChange>
      </w:pPr>
      <w:commentRangeStart w:id="52"/>
      <w:commentRangeStart w:id="53"/>
      <w:commentRangeStart w:id="54"/>
      <w:r w:rsidRPr="632DBAF3" w:rsidR="005F38F6">
        <w:rPr>
          <w:lang w:val="en-US"/>
        </w:rPr>
        <w:t xml:space="preserve">In case of reservation only, this step can take place based on </w:t>
      </w:r>
      <w:r w:rsidRPr="632DBAF3" w:rsidR="001A6B21">
        <w:rPr>
          <w:lang w:val="en-US"/>
        </w:rPr>
        <w:t xml:space="preserve">trip only selection in use case A, where </w:t>
      </w:r>
      <w:r w:rsidRPr="632DBAF3" w:rsidR="004314A0">
        <w:rPr>
          <w:lang w:val="en-US"/>
        </w:rPr>
        <w:t>reservation only</w:t>
      </w:r>
      <w:r w:rsidRPr="632DBAF3" w:rsidR="006A1671">
        <w:rPr>
          <w:lang w:val="en-US"/>
        </w:rPr>
        <w:t xml:space="preserve"> was selected. </w:t>
      </w:r>
      <w:commentRangeEnd w:id="52"/>
      <w:r>
        <w:rPr>
          <w:rStyle w:val="CommentReference"/>
        </w:rPr>
        <w:commentReference w:id="52"/>
      </w:r>
      <w:commentRangeEnd w:id="53"/>
      <w:r>
        <w:rPr>
          <w:rStyle w:val="CommentReference"/>
        </w:rPr>
        <w:commentReference w:id="53"/>
      </w:r>
      <w:commentRangeEnd w:id="54"/>
      <w:r>
        <w:rPr>
          <w:rStyle w:val="CommentReference"/>
        </w:rPr>
        <w:commentReference w:id="54"/>
      </w:r>
    </w:p>
    <w:p w:rsidRPr="00541B5A" w:rsidR="00FC508A" w:rsidP="632DBAF3" w:rsidRDefault="7CEC7281" w14:paraId="68D4C777" w14:textId="612B3EFB">
      <w:pPr>
        <w:ind w:left="360"/>
        <w:jc w:val="both"/>
        <w:rPr>
          <w:lang w:val="en-US"/>
        </w:rPr>
        <w:pPrChange w:author="RECEVEUR Jean-Baptiste" w:date="2026-05-28T13:00:39.783Z">
          <w:pPr>
            <w:ind w:left="360"/>
          </w:pPr>
        </w:pPrChange>
      </w:pPr>
      <w:r w:rsidRPr="632DBAF3" w:rsidR="7CEC7281">
        <w:rPr>
          <w:lang w:val="en-US"/>
        </w:rPr>
        <w:t>It is possible this step is done as part of SA</w:t>
      </w:r>
      <w:r w:rsidRPr="632DBAF3" w:rsidR="6656B985">
        <w:rPr>
          <w:lang w:val="en-US"/>
        </w:rPr>
        <w:t>L</w:t>
      </w:r>
      <w:r w:rsidRPr="632DBAF3" w:rsidR="7CEC7281">
        <w:rPr>
          <w:lang w:val="en-US"/>
        </w:rPr>
        <w:t xml:space="preserve">ES OFFER PACKAGE </w:t>
      </w:r>
      <w:commentRangeStart w:id="55"/>
      <w:r w:rsidRPr="632DBAF3" w:rsidR="7CEC7281">
        <w:rPr>
          <w:lang w:val="en-US"/>
        </w:rPr>
        <w:t xml:space="preserve">selection </w:t>
      </w:r>
      <w:commentRangeEnd w:id="55"/>
      <w:r>
        <w:rPr>
          <w:rStyle w:val="CommentReference"/>
        </w:rPr>
        <w:commentReference w:id="55"/>
      </w:r>
      <w:r w:rsidRPr="632DBAF3" w:rsidR="5D1E6B72">
        <w:rPr>
          <w:lang w:val="en-US"/>
        </w:rPr>
        <w:t xml:space="preserve">in </w:t>
      </w:r>
      <w:r w:rsidRPr="632DBAF3" w:rsidR="7CEC7281">
        <w:rPr>
          <w:lang w:val="en-US"/>
        </w:rPr>
        <w:t>use case A</w:t>
      </w:r>
    </w:p>
    <w:p w:rsidRPr="00F81EE7" w:rsidR="00F81EE7" w:rsidP="632DBAF3" w:rsidRDefault="44CC63D0" w14:paraId="322B9600" w14:textId="0F4A72CD">
      <w:pPr>
        <w:numPr>
          <w:ilvl w:val="0"/>
          <w:numId w:val="4"/>
        </w:numPr>
        <w:jc w:val="both"/>
        <w:rPr/>
        <w:pPrChange w:author="RECEVEUR Jean-Baptiste" w:date="2026-05-28T13:00:39.783Z">
          <w:pPr>
            <w:numPr>
              <w:ilvl w:val="0"/>
              <w:numId w:val="4"/>
            </w:numPr>
          </w:pPr>
        </w:pPrChange>
      </w:pPr>
      <w:r w:rsidRPr="632DBAF3" w:rsidR="44CC63D0">
        <w:rPr>
          <w:b w:val="1"/>
          <w:bCs w:val="1"/>
          <w:lang w:val="fr-FR"/>
        </w:rPr>
        <w:t xml:space="preserve">Requesting </w:t>
      </w:r>
      <w:r w:rsidRPr="632DBAF3" w:rsidR="3294E877">
        <w:rPr>
          <w:b w:val="1"/>
          <w:bCs w:val="1"/>
          <w:highlight w:val="yellow"/>
          <w:lang w:val="fr-FR"/>
        </w:rPr>
        <w:t xml:space="preserve">preliminary </w:t>
      </w:r>
      <w:r w:rsidRPr="632DBAF3" w:rsidR="12DD99EC">
        <w:rPr>
          <w:b w:val="1"/>
          <w:bCs w:val="1"/>
          <w:highlight w:val="yellow"/>
          <w:lang w:val="fr-FR"/>
        </w:rPr>
        <w:t>booking</w:t>
      </w:r>
    </w:p>
    <w:p w:rsidRPr="00F81EE7" w:rsidR="00F81EE7" w:rsidP="632DBAF3" w:rsidRDefault="00F81EE7" w14:paraId="4D265D29" w14:textId="470C9843">
      <w:pPr>
        <w:pStyle w:val="Paragraphedeliste"/>
        <w:numPr>
          <w:ilvl w:val="0"/>
          <w:numId w:val="17"/>
        </w:numPr>
        <w:jc w:val="both"/>
        <w:rPr>
          <w:lang w:val="en-US"/>
        </w:rPr>
        <w:pPrChange w:author="RECEVEUR Jean-Baptiste" w:date="2026-05-28T13:00:39.783Z">
          <w:pPr>
            <w:pStyle w:val="Paragraphedeliste"/>
            <w:numPr>
              <w:ilvl w:val="0"/>
              <w:numId w:val="17"/>
            </w:numPr>
          </w:pPr>
        </w:pPrChange>
      </w:pPr>
      <w:r w:rsidRPr="632DBAF3" w:rsidR="00F81EE7">
        <w:rPr>
          <w:lang w:val="en-US"/>
        </w:rPr>
        <w:t xml:space="preserve">The TRANSPORT CUSTOMER </w:t>
      </w:r>
      <w:r w:rsidRPr="632DBAF3" w:rsidR="00450D28">
        <w:rPr>
          <w:lang w:val="en-US"/>
        </w:rPr>
        <w:t xml:space="preserve">confirms the selections </w:t>
      </w:r>
      <w:commentRangeStart w:id="56"/>
      <w:commentRangeStart w:id="57"/>
      <w:commentRangeStart w:id="58"/>
      <w:r w:rsidRPr="632DBAF3" w:rsidR="00CA5854">
        <w:rPr>
          <w:lang w:val="en-US"/>
        </w:rPr>
        <w:t xml:space="preserve">and </w:t>
      </w:r>
      <w:r w:rsidRPr="632DBAF3" w:rsidR="00453AEC">
        <w:rPr>
          <w:lang w:val="en-US"/>
        </w:rPr>
        <w:t>confirms</w:t>
      </w:r>
      <w:r w:rsidRPr="632DBAF3" w:rsidR="00F037C7">
        <w:rPr>
          <w:lang w:val="en-US"/>
        </w:rPr>
        <w:t xml:space="preserve"> to want to proceed to </w:t>
      </w:r>
      <w:r w:rsidRPr="632DBAF3" w:rsidR="00A13F76">
        <w:rPr>
          <w:lang w:val="en-US"/>
        </w:rPr>
        <w:t>f</w:t>
      </w:r>
      <w:r w:rsidRPr="632DBAF3" w:rsidR="00A10285">
        <w:rPr>
          <w:lang w:val="en-US"/>
        </w:rPr>
        <w:t>inalizing the sale</w:t>
      </w:r>
      <w:commentRangeEnd w:id="56"/>
      <w:r>
        <w:rPr>
          <w:rStyle w:val="CommentReference"/>
        </w:rPr>
        <w:commentReference w:id="56"/>
      </w:r>
      <w:commentRangeEnd w:id="57"/>
      <w:r>
        <w:rPr>
          <w:rStyle w:val="CommentReference"/>
        </w:rPr>
        <w:commentReference w:id="57"/>
      </w:r>
      <w:commentRangeEnd w:id="58"/>
      <w:r>
        <w:rPr>
          <w:rStyle w:val="CommentReference"/>
        </w:rPr>
        <w:commentReference w:id="58"/>
      </w:r>
      <w:r w:rsidRPr="632DBAF3" w:rsidR="00A10285">
        <w:rPr>
          <w:lang w:val="en-US"/>
        </w:rPr>
        <w:t xml:space="preserve">. </w:t>
      </w:r>
      <w:r w:rsidRPr="632DBAF3" w:rsidR="00F81EE7">
        <w:rPr>
          <w:lang w:val="en-US"/>
        </w:rPr>
        <w:t> </w:t>
      </w:r>
      <w:r>
        <w:br/>
      </w:r>
    </w:p>
    <w:p w:rsidR="00BA3551" w:rsidP="632DBAF3" w:rsidRDefault="5E80221E" w14:paraId="2D76F11C" w14:textId="493A1B0E">
      <w:pPr>
        <w:pStyle w:val="Paragraphedeliste"/>
        <w:numPr>
          <w:ilvl w:val="0"/>
          <w:numId w:val="17"/>
        </w:numPr>
        <w:jc w:val="both"/>
        <w:rPr>
          <w:lang w:val="en-US"/>
        </w:rPr>
        <w:pPrChange w:author="RECEVEUR Jean-Baptiste" w:date="2026-05-28T13:00:39.784Z">
          <w:pPr>
            <w:pStyle w:val="Paragraphedeliste"/>
            <w:numPr>
              <w:ilvl w:val="0"/>
              <w:numId w:val="17"/>
            </w:numPr>
          </w:pPr>
        </w:pPrChange>
      </w:pPr>
      <w:r w:rsidRPr="632DBAF3" w:rsidR="5E80221E">
        <w:rPr>
          <w:lang w:val="en-US"/>
        </w:rPr>
        <w:t xml:space="preserve">The RETAILER </w:t>
      </w:r>
      <w:r w:rsidRPr="632DBAF3" w:rsidR="54FA9A5C">
        <w:rPr>
          <w:lang w:val="en-US"/>
        </w:rPr>
        <w:t xml:space="preserve">requests </w:t>
      </w:r>
      <w:r w:rsidRPr="632DBAF3" w:rsidR="402DE4A9">
        <w:rPr>
          <w:lang w:val="en-US"/>
        </w:rPr>
        <w:t>for</w:t>
      </w:r>
      <w:r w:rsidRPr="632DBAF3" w:rsidR="54FA9A5C">
        <w:rPr>
          <w:lang w:val="en-US"/>
        </w:rPr>
        <w:t xml:space="preserve"> preliminary booking of the selected </w:t>
      </w:r>
      <w:r w:rsidRPr="632DBAF3" w:rsidR="48ADD88D">
        <w:rPr>
          <w:lang w:val="en-US"/>
        </w:rPr>
        <w:t xml:space="preserve">CUSTOMER </w:t>
      </w:r>
      <w:r w:rsidRPr="632DBAF3" w:rsidR="60444D13">
        <w:rPr>
          <w:lang w:val="en-US"/>
        </w:rPr>
        <w:t>OFFER</w:t>
      </w:r>
      <w:r w:rsidRPr="632DBAF3" w:rsidR="036276D4">
        <w:rPr>
          <w:lang w:val="en-US"/>
        </w:rPr>
        <w:t xml:space="preserve"> PACKAGE</w:t>
      </w:r>
      <w:r w:rsidRPr="632DBAF3" w:rsidR="5AA9A0A5">
        <w:rPr>
          <w:lang w:val="en-US"/>
        </w:rPr>
        <w:t xml:space="preserve">(s) </w:t>
      </w:r>
      <w:r w:rsidRPr="632DBAF3" w:rsidR="75028E37">
        <w:rPr>
          <w:lang w:val="en-US"/>
        </w:rPr>
        <w:t xml:space="preserve">by </w:t>
      </w:r>
      <w:r w:rsidRPr="632DBAF3" w:rsidR="3F8E5F31">
        <w:rPr>
          <w:lang w:val="en-US"/>
        </w:rPr>
        <w:t xml:space="preserve">requesting </w:t>
      </w:r>
      <w:r w:rsidRPr="632DBAF3" w:rsidR="32217C56">
        <w:rPr>
          <w:lang w:val="en-US"/>
        </w:rPr>
        <w:t>the S</w:t>
      </w:r>
      <w:commentRangeStart w:id="59"/>
      <w:r w:rsidRPr="632DBAF3" w:rsidR="32217C56">
        <w:rPr>
          <w:lang w:val="en-US"/>
        </w:rPr>
        <w:t>ALES OFFER PARTS</w:t>
      </w:r>
      <w:commentRangeEnd w:id="59"/>
      <w:r>
        <w:rPr>
          <w:rStyle w:val="CommentReference"/>
        </w:rPr>
        <w:commentReference w:id="59"/>
      </w:r>
      <w:r w:rsidRPr="632DBAF3" w:rsidR="32217C56">
        <w:rPr>
          <w:lang w:val="en-US"/>
        </w:rPr>
        <w:t xml:space="preserve"> </w:t>
      </w:r>
      <w:r w:rsidRPr="632DBAF3" w:rsidR="54FA9A5C">
        <w:rPr>
          <w:lang w:val="en-US"/>
        </w:rPr>
        <w:t xml:space="preserve">at all relevant DISTRIBUTOR(s) </w:t>
      </w:r>
      <w:r>
        <w:br/>
      </w:r>
    </w:p>
    <w:p w:rsidRPr="005A486C" w:rsidR="005A486C" w:rsidP="632DBAF3" w:rsidRDefault="00E42610" w14:paraId="36B57F4E" w14:textId="217C0274">
      <w:pPr>
        <w:pStyle w:val="Paragraphedeliste"/>
        <w:numPr>
          <w:ilvl w:val="0"/>
          <w:numId w:val="17"/>
        </w:numPr>
        <w:jc w:val="both"/>
        <w:rPr>
          <w:lang w:val="en-US"/>
        </w:rPr>
        <w:pPrChange w:author="RECEVEUR Jean-Baptiste" w:date="2026-05-28T13:00:39.784Z">
          <w:pPr>
            <w:pStyle w:val="Paragraphedeliste"/>
            <w:numPr>
              <w:ilvl w:val="0"/>
              <w:numId w:val="17"/>
            </w:numPr>
          </w:pPr>
        </w:pPrChange>
      </w:pPr>
      <w:r w:rsidRPr="632DBAF3" w:rsidR="00E42610">
        <w:rPr>
          <w:lang w:val="en-US"/>
        </w:rPr>
        <w:t xml:space="preserve">The </w:t>
      </w:r>
      <w:r w:rsidRPr="632DBAF3" w:rsidR="00FF48E2">
        <w:rPr>
          <w:lang w:val="en-US"/>
        </w:rPr>
        <w:t>Di</w:t>
      </w:r>
      <w:r w:rsidRPr="632DBAF3" w:rsidR="008172E8">
        <w:rPr>
          <w:lang w:val="en-US"/>
        </w:rPr>
        <w:t>s</w:t>
      </w:r>
      <w:r w:rsidRPr="632DBAF3" w:rsidR="00FF48E2">
        <w:rPr>
          <w:lang w:val="en-US"/>
        </w:rPr>
        <w:t>tribu</w:t>
      </w:r>
      <w:r w:rsidRPr="632DBAF3" w:rsidR="001E3000">
        <w:rPr>
          <w:lang w:val="en-US"/>
        </w:rPr>
        <w:t xml:space="preserve">tor(s) </w:t>
      </w:r>
      <w:r w:rsidRPr="632DBAF3" w:rsidR="0086232A">
        <w:rPr>
          <w:lang w:val="en-US"/>
        </w:rPr>
        <w:t>check</w:t>
      </w:r>
      <w:r w:rsidRPr="632DBAF3" w:rsidR="00C15842">
        <w:rPr>
          <w:lang w:val="en-US"/>
        </w:rPr>
        <w:t>(</w:t>
      </w:r>
      <w:r w:rsidRPr="632DBAF3" w:rsidR="0086232A">
        <w:rPr>
          <w:lang w:val="en-US"/>
        </w:rPr>
        <w:t>s</w:t>
      </w:r>
      <w:r w:rsidRPr="632DBAF3" w:rsidR="00C15842">
        <w:rPr>
          <w:lang w:val="en-US"/>
        </w:rPr>
        <w:t>)</w:t>
      </w:r>
      <w:r w:rsidRPr="632DBAF3" w:rsidR="0086232A">
        <w:rPr>
          <w:lang w:val="en-US"/>
        </w:rPr>
        <w:t xml:space="preserve"> the availability of</w:t>
      </w:r>
      <w:r w:rsidRPr="632DBAF3" w:rsidR="001E3000">
        <w:rPr>
          <w:lang w:val="en-US"/>
        </w:rPr>
        <w:t xml:space="preserve"> the </w:t>
      </w:r>
      <w:r w:rsidRPr="632DBAF3" w:rsidR="006575BE">
        <w:rPr>
          <w:lang w:val="en-US"/>
        </w:rPr>
        <w:t xml:space="preserve">SALES OFFER </w:t>
      </w:r>
      <w:r w:rsidRPr="632DBAF3" w:rsidR="00626F29">
        <w:rPr>
          <w:lang w:val="en-US"/>
        </w:rPr>
        <w:t>PARTS</w:t>
      </w:r>
      <w:r w:rsidRPr="632DBAF3" w:rsidR="001E3000">
        <w:rPr>
          <w:lang w:val="en-US"/>
        </w:rPr>
        <w:t xml:space="preserve"> </w:t>
      </w:r>
      <w:r w:rsidRPr="632DBAF3" w:rsidR="00E953A5">
        <w:rPr>
          <w:lang w:val="en-US"/>
        </w:rPr>
        <w:t xml:space="preserve">at the </w:t>
      </w:r>
      <w:commentRangeStart w:id="60"/>
      <w:commentRangeStart w:id="61"/>
      <w:commentRangeStart w:id="62"/>
      <w:r w:rsidRPr="632DBAF3" w:rsidR="00E953A5">
        <w:rPr>
          <w:lang w:val="en-US"/>
        </w:rPr>
        <w:t>operator</w:t>
      </w:r>
      <w:commentRangeEnd w:id="60"/>
      <w:r>
        <w:rPr>
          <w:rStyle w:val="CommentReference"/>
        </w:rPr>
        <w:commentReference w:id="60"/>
      </w:r>
      <w:commentRangeEnd w:id="61"/>
      <w:r>
        <w:rPr>
          <w:rStyle w:val="CommentReference"/>
        </w:rPr>
        <w:commentReference w:id="61"/>
      </w:r>
      <w:commentRangeEnd w:id="62"/>
      <w:r>
        <w:rPr>
          <w:rStyle w:val="CommentReference"/>
        </w:rPr>
        <w:commentReference w:id="62"/>
      </w:r>
      <w:r w:rsidRPr="632DBAF3" w:rsidR="00E953A5">
        <w:rPr>
          <w:lang w:val="en-US"/>
        </w:rPr>
        <w:t xml:space="preserve">(s) </w:t>
      </w:r>
      <w:r w:rsidRPr="632DBAF3" w:rsidR="001E3000">
        <w:rPr>
          <w:lang w:val="en-US"/>
        </w:rPr>
        <w:t>and create</w:t>
      </w:r>
      <w:r w:rsidRPr="632DBAF3" w:rsidR="0086232A">
        <w:rPr>
          <w:lang w:val="en-US"/>
        </w:rPr>
        <w:t>s</w:t>
      </w:r>
      <w:r w:rsidRPr="632DBAF3" w:rsidR="001E3000">
        <w:rPr>
          <w:lang w:val="en-US"/>
        </w:rPr>
        <w:t xml:space="preserve"> a prel</w:t>
      </w:r>
      <w:r w:rsidRPr="632DBAF3" w:rsidR="00901085">
        <w:rPr>
          <w:lang w:val="en-US"/>
        </w:rPr>
        <w:t xml:space="preserve">iminary </w:t>
      </w:r>
      <w:r w:rsidRPr="632DBAF3" w:rsidR="003737EC">
        <w:rPr>
          <w:lang w:val="en-US"/>
        </w:rPr>
        <w:t xml:space="preserve">booking and </w:t>
      </w:r>
      <w:r w:rsidRPr="632DBAF3" w:rsidR="00901085">
        <w:rPr>
          <w:lang w:val="en-US"/>
        </w:rPr>
        <w:t>reservation</w:t>
      </w:r>
      <w:r w:rsidRPr="632DBAF3" w:rsidR="003737EC">
        <w:rPr>
          <w:lang w:val="en-US"/>
        </w:rPr>
        <w:t>(s)</w:t>
      </w:r>
      <w:r w:rsidRPr="632DBAF3" w:rsidR="00901085">
        <w:rPr>
          <w:lang w:val="en-US"/>
        </w:rPr>
        <w:t xml:space="preserve"> if required</w:t>
      </w:r>
      <w:r w:rsidRPr="632DBAF3" w:rsidR="00C15842">
        <w:rPr>
          <w:lang w:val="en-US"/>
        </w:rPr>
        <w:t xml:space="preserve">. </w:t>
      </w:r>
      <w:r w:rsidRPr="632DBAF3" w:rsidR="00D054BE">
        <w:rPr>
          <w:lang w:val="en-US"/>
        </w:rPr>
        <w:t xml:space="preserve">(The reservation is </w:t>
      </w:r>
      <w:r w:rsidRPr="632DBAF3" w:rsidR="00A10285">
        <w:rPr>
          <w:lang w:val="en-US"/>
        </w:rPr>
        <w:t>actually</w:t>
      </w:r>
      <w:r w:rsidRPr="632DBAF3" w:rsidR="00D054BE">
        <w:rPr>
          <w:lang w:val="en-US"/>
        </w:rPr>
        <w:t xml:space="preserve"> </w:t>
      </w:r>
      <w:r w:rsidRPr="632DBAF3" w:rsidR="00A75BF8">
        <w:rPr>
          <w:lang w:val="en-US"/>
        </w:rPr>
        <w:t>created)</w:t>
      </w:r>
      <w:r w:rsidRPr="632DBAF3" w:rsidR="005A486C">
        <w:rPr>
          <w:lang w:val="en-US"/>
        </w:rPr>
        <w:t xml:space="preserve">. </w:t>
      </w:r>
      <w:r w:rsidRPr="632DBAF3" w:rsidR="005A486C">
        <w:rPr>
          <w:lang w:val="en-US"/>
        </w:rPr>
        <w:t xml:space="preserve">The created </w:t>
      </w:r>
      <w:r w:rsidRPr="632DBAF3" w:rsidR="005A486C">
        <w:rPr>
          <w:lang w:val="en-US"/>
        </w:rPr>
        <w:t>booking</w:t>
      </w:r>
      <w:r w:rsidRPr="632DBAF3" w:rsidR="005A486C">
        <w:rPr>
          <w:lang w:val="en-US"/>
        </w:rPr>
        <w:t xml:space="preserve"> may include a defined </w:t>
      </w:r>
      <w:commentRangeStart w:id="63"/>
      <w:commentRangeStart w:id="64"/>
      <w:r w:rsidRPr="632DBAF3" w:rsidR="005A486C">
        <w:rPr>
          <w:lang w:val="en-US"/>
        </w:rPr>
        <w:t>payment time limit</w:t>
      </w:r>
      <w:commentRangeEnd w:id="63"/>
      <w:r>
        <w:rPr>
          <w:rStyle w:val="CommentReference"/>
        </w:rPr>
        <w:commentReference w:id="63"/>
      </w:r>
      <w:commentRangeEnd w:id="64"/>
      <w:r>
        <w:rPr>
          <w:rStyle w:val="CommentReference"/>
        </w:rPr>
        <w:commentReference w:id="64"/>
      </w:r>
      <w:r w:rsidRPr="632DBAF3" w:rsidR="005A486C">
        <w:rPr>
          <w:lang w:val="en-US"/>
        </w:rPr>
        <w:t xml:space="preserve">, after which the order or parts of it may be automatically cancelled or released according to </w:t>
      </w:r>
      <w:r w:rsidRPr="632DBAF3" w:rsidR="00C40AFF">
        <w:rPr>
          <w:lang w:val="en-US"/>
        </w:rPr>
        <w:t xml:space="preserve">the </w:t>
      </w:r>
      <w:r w:rsidRPr="632DBAF3" w:rsidR="005A486C">
        <w:rPr>
          <w:lang w:val="en-US"/>
        </w:rPr>
        <w:t>operator rules.</w:t>
      </w:r>
      <w:r w:rsidRPr="632DBAF3" w:rsidR="00863CCE">
        <w:rPr>
          <w:lang w:val="en-US"/>
        </w:rPr>
        <w:t xml:space="preserve"> This time limit can differ, depending on the time left till the </w:t>
      </w:r>
      <w:r w:rsidRPr="632DBAF3" w:rsidR="00AF2B7D">
        <w:rPr>
          <w:lang w:val="en-US"/>
        </w:rPr>
        <w:t xml:space="preserve">time of departure. </w:t>
      </w:r>
    </w:p>
    <w:p w:rsidR="00E42610" w:rsidP="632DBAF3" w:rsidRDefault="385B5320" w14:paraId="46F5C97B" w14:textId="370AC3C9">
      <w:pPr>
        <w:ind w:left="708"/>
        <w:jc w:val="both"/>
        <w:rPr>
          <w:lang w:val="en-US"/>
        </w:rPr>
        <w:pPrChange w:author="RECEVEUR Jean-Baptiste" w:date="2026-05-28T13:00:39.784Z">
          <w:pPr>
            <w:ind w:left="708"/>
          </w:pPr>
        </w:pPrChange>
      </w:pPr>
      <w:r w:rsidRPr="632DBAF3" w:rsidR="385B5320">
        <w:rPr>
          <w:lang w:val="en-US"/>
        </w:rPr>
        <w:t xml:space="preserve">The </w:t>
      </w:r>
      <w:commentRangeStart w:id="65"/>
      <w:commentRangeStart w:id="66"/>
      <w:r w:rsidRPr="632DBAF3" w:rsidR="385B5320">
        <w:rPr>
          <w:lang w:val="en-US"/>
        </w:rPr>
        <w:t xml:space="preserve">Distributor </w:t>
      </w:r>
      <w:commentRangeEnd w:id="65"/>
      <w:r>
        <w:rPr>
          <w:rStyle w:val="CommentReference"/>
        </w:rPr>
        <w:commentReference w:id="65"/>
      </w:r>
      <w:commentRangeEnd w:id="66"/>
      <w:r>
        <w:rPr>
          <w:rStyle w:val="CommentReference"/>
        </w:rPr>
        <w:commentReference w:id="66"/>
      </w:r>
      <w:r w:rsidRPr="632DBAF3" w:rsidR="385B5320">
        <w:rPr>
          <w:lang w:val="en-US"/>
        </w:rPr>
        <w:t xml:space="preserve">confirms the </w:t>
      </w:r>
      <w:r w:rsidRPr="632DBAF3" w:rsidR="279EE45F">
        <w:rPr>
          <w:lang w:val="en-US"/>
        </w:rPr>
        <w:t>success of the preliminary booking to the R</w:t>
      </w:r>
      <w:del w:author="Bourdelin, Sonia" w:date="2026-05-21T10:02:00Z" w16du:dateUtc="2026-05-21T10:02:58Z" w:id="816750922">
        <w:r w:rsidRPr="632DBAF3" w:rsidDel="00C15842">
          <w:rPr>
            <w:lang w:val="en-US"/>
          </w:rPr>
          <w:delText>ETAILER</w:delText>
        </w:r>
      </w:del>
      <w:ins w:author="Bourdelin, Sonia" w:date="2026-05-21T10:02:00Z" w16du:dateUtc="2026-05-21T10:02:59Z" w:id="688328697">
        <w:r w:rsidRPr="632DBAF3" w:rsidR="08382190">
          <w:rPr>
            <w:lang w:val="en-US"/>
          </w:rPr>
          <w:t>etailer</w:t>
        </w:r>
      </w:ins>
      <w:r w:rsidRPr="632DBAF3" w:rsidR="238CF25B">
        <w:rPr>
          <w:lang w:val="en-US"/>
        </w:rPr>
        <w:t>. This conf</w:t>
      </w:r>
      <w:r w:rsidRPr="632DBAF3" w:rsidR="4EE498E2">
        <w:rPr>
          <w:lang w:val="en-US"/>
        </w:rPr>
        <w:t>i</w:t>
      </w:r>
      <w:r w:rsidRPr="632DBAF3" w:rsidR="238CF25B">
        <w:rPr>
          <w:lang w:val="en-US"/>
        </w:rPr>
        <w:t>rmation consists of a time limit, the preliminary booking will be secured</w:t>
      </w:r>
      <w:r w:rsidRPr="632DBAF3" w:rsidR="5197C05D">
        <w:rPr>
          <w:lang w:val="en-US"/>
        </w:rPr>
        <w:t xml:space="preserve"> for this time limit</w:t>
      </w:r>
      <w:r w:rsidRPr="632DBAF3" w:rsidR="238CF25B">
        <w:rPr>
          <w:lang w:val="en-US"/>
        </w:rPr>
        <w:t xml:space="preserve">. </w:t>
      </w:r>
      <w:commentRangeStart w:id="1443673854"/>
      <w:r w:rsidRPr="632DBAF3" w:rsidR="163A83C3">
        <w:rPr>
          <w:lang w:val="en-US"/>
        </w:rPr>
        <w:t xml:space="preserve">The </w:t>
      </w:r>
      <w:del w:author="Bourdelin, Sonia" w:date="2026-05-21T10:03:00Z" w16du:dateUtc="2026-05-21T10:03:06Z" w:id="1484678085">
        <w:r w:rsidRPr="632DBAF3" w:rsidDel="00C15842">
          <w:rPr>
            <w:lang w:val="en-US"/>
          </w:rPr>
          <w:delText>d</w:delText>
        </w:r>
      </w:del>
      <w:ins w:author="Bourdelin, Sonia" w:date="2026-05-21T10:03:00Z" w16du:dateUtc="2026-05-21T10:03:06Z" w:id="1442128868">
        <w:r w:rsidRPr="632DBAF3" w:rsidR="23E642AB">
          <w:rPr>
            <w:lang w:val="en-US"/>
          </w:rPr>
          <w:t>D</w:t>
        </w:r>
      </w:ins>
      <w:r w:rsidRPr="632DBAF3" w:rsidR="163A83C3">
        <w:rPr>
          <w:lang w:val="en-US"/>
        </w:rPr>
        <w:t xml:space="preserve">istributor assigns unique booking references (booking code, external reference) that can be used by </w:t>
      </w:r>
      <w:del w:author="Bourdelin, Sonia" w:date="2026-05-21T10:03:00Z" w16du:dateUtc="2026-05-21T10:03:13Z" w:id="277787538">
        <w:r w:rsidRPr="632DBAF3" w:rsidDel="00C15842">
          <w:rPr>
            <w:lang w:val="en-US"/>
          </w:rPr>
          <w:delText>d</w:delText>
        </w:r>
      </w:del>
      <w:ins w:author="Bourdelin, Sonia" w:date="2026-05-21T10:03:00Z" w16du:dateUtc="2026-05-21T10:03:13Z" w:id="1440847088">
        <w:r w:rsidRPr="632DBAF3" w:rsidR="38462794">
          <w:rPr>
            <w:lang w:val="en-US"/>
          </w:rPr>
          <w:t>D</w:t>
        </w:r>
      </w:ins>
      <w:r w:rsidRPr="632DBAF3" w:rsidR="163A83C3">
        <w:rPr>
          <w:lang w:val="en-US"/>
        </w:rPr>
        <w:t>istributor</w:t>
      </w:r>
      <w:r w:rsidRPr="632DBAF3" w:rsidR="53C0126E">
        <w:rPr>
          <w:lang w:val="en-US"/>
        </w:rPr>
        <w:t xml:space="preserve">, </w:t>
      </w:r>
      <w:del w:author="Bourdelin, Sonia" w:date="2026-05-21T10:03:00Z" w16du:dateUtc="2026-05-21T10:03:16Z" w:id="49894724">
        <w:r w:rsidRPr="632DBAF3" w:rsidDel="00C15842">
          <w:rPr>
            <w:lang w:val="en-US"/>
          </w:rPr>
          <w:delText>r</w:delText>
        </w:r>
      </w:del>
      <w:ins w:author="Bourdelin, Sonia" w:date="2026-05-21T10:03:00Z" w16du:dateUtc="2026-05-21T10:03:16Z" w:id="1483879447">
        <w:r w:rsidRPr="632DBAF3" w:rsidR="6D77D942">
          <w:rPr>
            <w:lang w:val="en-US"/>
          </w:rPr>
          <w:t>R</w:t>
        </w:r>
      </w:ins>
      <w:r w:rsidRPr="632DBAF3" w:rsidR="53C0126E">
        <w:rPr>
          <w:lang w:val="en-US"/>
        </w:rPr>
        <w:t>etailer</w:t>
      </w:r>
      <w:r w:rsidRPr="632DBAF3" w:rsidR="163A83C3">
        <w:rPr>
          <w:lang w:val="en-US"/>
        </w:rPr>
        <w:t xml:space="preserve"> and operator systems</w:t>
      </w:r>
      <w:commentRangeEnd w:id="1443673854"/>
      <w:r>
        <w:rPr>
          <w:rStyle w:val="CommentReference"/>
        </w:rPr>
        <w:commentReference w:id="1443673854"/>
      </w:r>
      <w:r w:rsidRPr="632DBAF3" w:rsidR="163A83C3">
        <w:rPr>
          <w:lang w:val="en-US"/>
        </w:rPr>
        <w:t>.</w:t>
      </w:r>
      <w:r>
        <w:br/>
      </w:r>
      <w:r w:rsidRPr="632DBAF3" w:rsidR="1B2E205B">
        <w:rPr>
          <w:lang w:val="en-US"/>
        </w:rPr>
        <w:t xml:space="preserve">The Distributor requests the </w:t>
      </w:r>
      <w:r w:rsidRPr="632DBAF3" w:rsidR="53D9085B">
        <w:rPr>
          <w:lang w:val="en-US"/>
        </w:rPr>
        <w:t>personal data requested by the operator</w:t>
      </w:r>
      <w:r w:rsidRPr="632DBAF3" w:rsidR="30B85068">
        <w:rPr>
          <w:lang w:val="en-US"/>
        </w:rPr>
        <w:t>(s)</w:t>
      </w:r>
      <w:r w:rsidRPr="632DBAF3" w:rsidR="53D9085B">
        <w:rPr>
          <w:lang w:val="en-US"/>
        </w:rPr>
        <w:t xml:space="preserve">. </w:t>
      </w:r>
      <w:r w:rsidRPr="632DBAF3" w:rsidR="696E5E98">
        <w:rPr>
          <w:lang w:val="en-US"/>
        </w:rPr>
        <w:t>(</w:t>
      </w:r>
      <w:r w:rsidRPr="632DBAF3" w:rsidR="243D9810">
        <w:rPr>
          <w:lang w:val="en-US"/>
        </w:rPr>
        <w:t>Legal name (title, forename, surname</w:t>
      </w:r>
      <w:r w:rsidRPr="632DBAF3" w:rsidR="74AF0D59">
        <w:rPr>
          <w:lang w:val="en-US"/>
        </w:rPr>
        <w:t xml:space="preserve">; </w:t>
      </w:r>
      <w:r w:rsidRPr="632DBAF3" w:rsidR="243D9810">
        <w:rPr>
          <w:lang w:val="en-US"/>
        </w:rPr>
        <w:t>Nationality (ISO 3166-1 alpha-3</w:t>
      </w:r>
      <w:r w:rsidRPr="632DBAF3" w:rsidR="74AF0D59">
        <w:rPr>
          <w:lang w:val="en-US"/>
        </w:rPr>
        <w:t xml:space="preserve">; </w:t>
      </w:r>
      <w:r w:rsidRPr="632DBAF3" w:rsidR="243D9810">
        <w:rPr>
          <w:lang w:val="en-US"/>
        </w:rPr>
        <w:t>Identity documents (type, number, issue country, expiry date)</w:t>
      </w:r>
      <w:r w:rsidRPr="632DBAF3" w:rsidR="006B9D3F">
        <w:rPr>
          <w:lang w:val="en-US"/>
        </w:rPr>
        <w:t>; Legal name (title, forename, surname)</w:t>
      </w:r>
      <w:r w:rsidRPr="632DBAF3" w:rsidR="52380B38">
        <w:rPr>
          <w:lang w:val="en-US"/>
        </w:rPr>
        <w:t xml:space="preserve">; </w:t>
      </w:r>
      <w:r w:rsidRPr="632DBAF3" w:rsidR="006B9D3F">
        <w:rPr>
          <w:lang w:val="en-US"/>
        </w:rPr>
        <w:t>Nationality (ISO 3166-1 alpha-3)</w:t>
      </w:r>
      <w:r w:rsidRPr="632DBAF3" w:rsidR="52380B38">
        <w:rPr>
          <w:lang w:val="en-US"/>
        </w:rPr>
        <w:t xml:space="preserve">; </w:t>
      </w:r>
      <w:r w:rsidRPr="632DBAF3" w:rsidR="006B9D3F">
        <w:rPr>
          <w:lang w:val="en-US"/>
        </w:rPr>
        <w:t>Identity documents (type, number, issue country, expiry date)</w:t>
      </w:r>
      <w:r w:rsidRPr="632DBAF3" w:rsidR="52380B38">
        <w:rPr>
          <w:lang w:val="en-US"/>
        </w:rPr>
        <w:t xml:space="preserve">; </w:t>
      </w:r>
      <w:r w:rsidRPr="632DBAF3" w:rsidR="006B9D3F">
        <w:rPr>
          <w:lang w:val="en-US"/>
        </w:rPr>
        <w:t>Emergency contact (ICE phone, email)</w:t>
      </w:r>
      <w:r w:rsidRPr="632DBAF3" w:rsidR="00B023DC">
        <w:rPr>
          <w:lang w:val="en-US"/>
        </w:rPr>
        <w:t xml:space="preserve">; </w:t>
      </w:r>
      <w:r w:rsidRPr="632DBAF3" w:rsidR="006B9D3F">
        <w:rPr>
          <w:lang w:val="en-US"/>
        </w:rPr>
        <w:t>Place of birth, VISA/permit number (for international crossings)</w:t>
      </w:r>
      <w:r w:rsidRPr="632DBAF3" w:rsidR="0E7DCB01">
        <w:rPr>
          <w:lang w:val="en-US"/>
        </w:rPr>
        <w:t xml:space="preserve">; </w:t>
      </w:r>
      <w:r w:rsidRPr="632DBAF3" w:rsidR="006B9D3F">
        <w:rPr>
          <w:b w:val="1"/>
          <w:bCs w:val="1"/>
          <w:lang w:val="en-US"/>
        </w:rPr>
        <w:t>Vehicle data</w:t>
      </w:r>
      <w:r w:rsidRPr="632DBAF3" w:rsidR="006B9D3F">
        <w:rPr>
          <w:lang w:val="en-US"/>
        </w:rPr>
        <w:t xml:space="preserve"> (registration plate) </w:t>
      </w:r>
      <w:r w:rsidRPr="632DBAF3" w:rsidR="51DFBA6B">
        <w:rPr>
          <w:lang w:val="en-US"/>
        </w:rPr>
        <w:t>etc..</w:t>
      </w:r>
    </w:p>
    <w:p w:rsidRPr="00F81EE7" w:rsidR="00793963" w:rsidP="632DBAF3" w:rsidRDefault="1C7A4F75" w14:paraId="575103CD" w14:textId="77777777">
      <w:pPr>
        <w:numPr>
          <w:ilvl w:val="0"/>
          <w:numId w:val="14"/>
        </w:numPr>
        <w:jc w:val="both"/>
        <w:rPr>
          <w:lang w:val="en-US"/>
        </w:rPr>
        <w:pPrChange w:author="RECEVEUR Jean-Baptiste" w:date="2026-05-28T13:00:39.784Z">
          <w:pPr>
            <w:numPr>
              <w:ilvl w:val="0"/>
              <w:numId w:val="14"/>
            </w:numPr>
          </w:pPr>
        </w:pPrChange>
      </w:pPr>
      <w:commentRangeStart w:id="75"/>
      <w:commentRangeStart w:id="76"/>
      <w:r w:rsidRPr="632DBAF3" w:rsidR="1C7A4F75">
        <w:rPr>
          <w:b w:val="1"/>
          <w:bCs w:val="1"/>
          <w:lang w:val="fr-FR"/>
        </w:rPr>
        <w:t xml:space="preserve">Providing relevant </w:t>
      </w:r>
      <w:commentRangeStart w:id="77"/>
      <w:r w:rsidRPr="632DBAF3" w:rsidR="1C7A4F75">
        <w:rPr>
          <w:b w:val="1"/>
          <w:bCs w:val="1"/>
          <w:lang w:val="fr-FR"/>
        </w:rPr>
        <w:t xml:space="preserve">CUSTOMER </w:t>
      </w:r>
      <w:commentRangeEnd w:id="77"/>
      <w:r>
        <w:rPr>
          <w:rStyle w:val="CommentReference"/>
        </w:rPr>
        <w:commentReference w:id="77"/>
      </w:r>
      <w:r w:rsidRPr="632DBAF3" w:rsidR="1C7A4F75">
        <w:rPr>
          <w:b w:val="1"/>
          <w:bCs w:val="1"/>
          <w:lang w:val="fr-FR"/>
        </w:rPr>
        <w:t>details</w:t>
      </w:r>
      <w:commentRangeEnd w:id="75"/>
      <w:r>
        <w:rPr>
          <w:rStyle w:val="CommentReference"/>
        </w:rPr>
        <w:commentReference w:id="75"/>
      </w:r>
      <w:commentRangeEnd w:id="76"/>
      <w:r>
        <w:rPr>
          <w:rStyle w:val="CommentReference"/>
        </w:rPr>
        <w:commentReference w:id="76"/>
      </w:r>
    </w:p>
    <w:p w:rsidR="00B152F8" w:rsidP="632DBAF3" w:rsidRDefault="25FED67E" w14:paraId="5EA15C64" w14:textId="386DA0EA">
      <w:pPr>
        <w:pStyle w:val="Paragraphedeliste"/>
        <w:numPr>
          <w:ilvl w:val="0"/>
          <w:numId w:val="17"/>
        </w:numPr>
        <w:jc w:val="both"/>
        <w:rPr>
          <w:lang w:val="en-US"/>
        </w:rPr>
        <w:pPrChange w:author="RECEVEUR Jean-Baptiste" w:date="2026-05-28T13:00:39.785Z">
          <w:pPr>
            <w:pStyle w:val="Paragraphedeliste"/>
            <w:numPr>
              <w:ilvl w:val="0"/>
              <w:numId w:val="17"/>
            </w:numPr>
          </w:pPr>
        </w:pPrChange>
      </w:pPr>
      <w:r w:rsidRPr="632DBAF3" w:rsidR="25FED67E">
        <w:rPr>
          <w:lang w:val="en-US"/>
        </w:rPr>
        <w:t xml:space="preserve">The </w:t>
      </w:r>
      <w:r w:rsidRPr="632DBAF3" w:rsidR="2D78BBF1">
        <w:rPr>
          <w:lang w:val="en-US"/>
        </w:rPr>
        <w:t xml:space="preserve">TRANSPORT CUSTOMER </w:t>
      </w:r>
      <w:r w:rsidRPr="632DBAF3" w:rsidR="25FED67E">
        <w:rPr>
          <w:lang w:val="en-US"/>
        </w:rPr>
        <w:t>supplies</w:t>
      </w:r>
      <w:r w:rsidRPr="632DBAF3" w:rsidR="2D78BBF1">
        <w:rPr>
          <w:lang w:val="en-US"/>
        </w:rPr>
        <w:t xml:space="preserve"> all relevant </w:t>
      </w:r>
      <w:r w:rsidRPr="632DBAF3" w:rsidR="51D76DC5">
        <w:rPr>
          <w:lang w:val="en-US"/>
        </w:rPr>
        <w:t>personal data</w:t>
      </w:r>
      <w:r w:rsidRPr="632DBAF3" w:rsidR="2D78BBF1">
        <w:rPr>
          <w:lang w:val="en-US"/>
        </w:rPr>
        <w:t xml:space="preserve"> </w:t>
      </w:r>
      <w:r w:rsidRPr="632DBAF3" w:rsidR="4BA2ED11">
        <w:rPr>
          <w:lang w:val="en-US"/>
        </w:rPr>
        <w:t xml:space="preserve">needed </w:t>
      </w:r>
      <w:r w:rsidRPr="632DBAF3" w:rsidR="065B4352">
        <w:rPr>
          <w:lang w:val="en-US"/>
        </w:rPr>
        <w:t xml:space="preserve">by the </w:t>
      </w:r>
      <w:r w:rsidRPr="632DBAF3" w:rsidR="34369A7F">
        <w:rPr>
          <w:lang w:val="en-US"/>
        </w:rPr>
        <w:t xml:space="preserve">operators </w:t>
      </w:r>
      <w:r w:rsidRPr="632DBAF3" w:rsidR="4BA2ED11">
        <w:rPr>
          <w:lang w:val="en-US"/>
        </w:rPr>
        <w:t xml:space="preserve">for the selected offer. </w:t>
      </w:r>
      <w:commentRangeStart w:id="78"/>
      <w:commentRangeStart w:id="79"/>
      <w:r w:rsidRPr="632DBAF3" w:rsidR="5EA81A31">
        <w:rPr>
          <w:lang w:val="en-US"/>
        </w:rPr>
        <w:t xml:space="preserve">This </w:t>
      </w:r>
      <w:r w:rsidRPr="632DBAF3" w:rsidR="77544253">
        <w:rPr>
          <w:lang w:val="en-US"/>
        </w:rPr>
        <w:t xml:space="preserve">concerns the data that is not needed to </w:t>
      </w:r>
      <w:r w:rsidRPr="632DBAF3" w:rsidR="45CAEAE5">
        <w:rPr>
          <w:lang w:val="en-US"/>
        </w:rPr>
        <w:t>calculate</w:t>
      </w:r>
      <w:r w:rsidRPr="632DBAF3" w:rsidR="77544253">
        <w:rPr>
          <w:lang w:val="en-US"/>
        </w:rPr>
        <w:t xml:space="preserve"> an offer and is personal, so </w:t>
      </w:r>
      <w:r w:rsidRPr="632DBAF3" w:rsidR="16DC49F7">
        <w:rPr>
          <w:lang w:val="en-US"/>
        </w:rPr>
        <w:t xml:space="preserve">should only be collected if </w:t>
      </w:r>
      <w:del w:author="Bourdelin, Sonia" w:date="2026-05-26T15:45:00Z" w16du:dateUtc="2026-05-26T15:45:58Z" w:id="1718128222">
        <w:r w:rsidRPr="632DBAF3" w:rsidDel="315F57ED">
          <w:rPr>
            <w:lang w:val="en-US"/>
          </w:rPr>
          <w:delText>offer</w:delText>
        </w:r>
      </w:del>
      <w:ins w:author="Bourdelin, Sonia" w:date="2026-05-26T15:45:00Z" w16du:dateUtc="2026-05-26T15:45:58Z" w:id="1506207917">
        <w:r w:rsidRPr="632DBAF3" w:rsidR="7BD02F60">
          <w:rPr>
            <w:lang w:val="en-US"/>
          </w:rPr>
          <w:t>the offer</w:t>
        </w:r>
      </w:ins>
      <w:r w:rsidRPr="632DBAF3" w:rsidR="16DC49F7">
        <w:rPr>
          <w:lang w:val="en-US"/>
        </w:rPr>
        <w:t xml:space="preserve"> needs to be finalized</w:t>
      </w:r>
      <w:r w:rsidRPr="632DBAF3" w:rsidR="3F5F7777">
        <w:rPr>
          <w:lang w:val="en-US"/>
        </w:rPr>
        <w:t xml:space="preserve">. </w:t>
      </w:r>
      <w:ins w:author="Vinke, Bob BGH" w:date="2026-05-21T08:01:00Z" w16du:dateUtc="2026-05-21T08:01:49Z" w:id="107592283">
        <w:r w:rsidRPr="632DBAF3" w:rsidR="0B9DFAA8">
          <w:rPr>
            <w:lang w:val="en-US"/>
          </w:rPr>
          <w:t xml:space="preserve">And only that data needs to be collected needed for the selected offers. Data is only </w:t>
        </w:r>
      </w:ins>
      <w:ins w:author="Vinke, Bob BGH" w:date="2026-05-21T08:02:00Z" w16du:dateUtc="2026-05-21T08:02:28Z" w:id="1654342183">
        <w:r w:rsidRPr="632DBAF3" w:rsidR="0B9DFAA8">
          <w:rPr>
            <w:lang w:val="en-US"/>
          </w:rPr>
          <w:t xml:space="preserve">sent to </w:t>
        </w:r>
        <w:r w:rsidRPr="632DBAF3" w:rsidR="480BC104">
          <w:rPr>
            <w:lang w:val="en-US"/>
          </w:rPr>
          <w:t>those distributors that nee</w:t>
        </w:r>
      </w:ins>
      <w:commentRangeStart w:id="84"/>
      <w:ins w:author="Vinke, Bob BGH" w:date="2026-05-21T08:02:00Z" w16du:dateUtc="2026-05-21T08:02:28Z" w:id="865598941">
        <w:r w:rsidRPr="632DBAF3" w:rsidR="480BC104">
          <w:rPr>
            <w:lang w:val="en-US"/>
          </w:rPr>
          <w:t xml:space="preserve">d it. </w:t>
        </w:r>
      </w:ins>
      <w:commentRangeEnd w:id="84"/>
      <w:r>
        <w:rPr>
          <w:rStyle w:val="CommentReference"/>
        </w:rPr>
        <w:commentReference w:id="84"/>
      </w:r>
      <w:r>
        <w:br/>
      </w:r>
      <w:commentRangeEnd w:id="78"/>
      <w:r>
        <w:rPr>
          <w:rStyle w:val="CommentReference"/>
        </w:rPr>
        <w:commentReference w:id="78"/>
      </w:r>
      <w:commentRangeEnd w:id="79"/>
      <w:r>
        <w:rPr>
          <w:rStyle w:val="CommentReference"/>
        </w:rPr>
        <w:commentReference w:id="79"/>
      </w:r>
    </w:p>
    <w:p w:rsidR="008657AE" w:rsidP="632DBAF3" w:rsidRDefault="00B152F8" w14:paraId="0815A0AB" w14:textId="77777777">
      <w:pPr>
        <w:pStyle w:val="Paragraphedeliste"/>
        <w:numPr>
          <w:ilvl w:val="0"/>
          <w:numId w:val="9"/>
        </w:numPr>
        <w:jc w:val="both"/>
        <w:rPr>
          <w:lang w:val="en-US"/>
        </w:rPr>
        <w:pPrChange w:author="RECEVEUR Jean-Baptiste" w:date="2026-05-28T13:00:39.786Z">
          <w:pPr>
            <w:pStyle w:val="Paragraphedeliste"/>
            <w:numPr>
              <w:ilvl w:val="0"/>
              <w:numId w:val="9"/>
            </w:numPr>
          </w:pPr>
        </w:pPrChange>
      </w:pPr>
      <w:r w:rsidRPr="632DBAF3" w:rsidR="00B152F8">
        <w:rPr>
          <w:lang w:val="en-US"/>
        </w:rPr>
        <w:t>W</w:t>
      </w:r>
      <w:r w:rsidRPr="632DBAF3" w:rsidR="00D60DA9">
        <w:rPr>
          <w:lang w:val="en-US"/>
        </w:rPr>
        <w:t>hen required by one or more operators, the g</w:t>
      </w:r>
      <w:r w:rsidRPr="632DBAF3" w:rsidR="00E564C8">
        <w:rPr>
          <w:lang w:val="en-US"/>
        </w:rPr>
        <w:t>ender passenger data</w:t>
      </w:r>
      <w:r w:rsidRPr="632DBAF3" w:rsidR="00D60DA9">
        <w:rPr>
          <w:lang w:val="en-US"/>
        </w:rPr>
        <w:t xml:space="preserve"> is</w:t>
      </w:r>
      <w:r w:rsidRPr="632DBAF3" w:rsidR="00E564C8">
        <w:rPr>
          <w:lang w:val="en-US"/>
        </w:rPr>
        <w:t xml:space="preserve"> transmitted onl</w:t>
      </w:r>
      <w:r w:rsidRPr="632DBAF3" w:rsidR="009860BE">
        <w:rPr>
          <w:lang w:val="en-US"/>
        </w:rPr>
        <w:t xml:space="preserve">y </w:t>
      </w:r>
      <w:r w:rsidRPr="632DBAF3" w:rsidR="00E564C8">
        <w:rPr>
          <w:lang w:val="en-US"/>
        </w:rPr>
        <w:t>when required by the operator for the specific service. Permissible values align with ERA/OSDM gender enumeration.</w:t>
      </w:r>
      <w:r>
        <w:br/>
      </w:r>
    </w:p>
    <w:p w:rsidR="008657AE" w:rsidP="632DBAF3" w:rsidRDefault="0FBEE717" w14:paraId="6786069E" w14:textId="77777777">
      <w:pPr>
        <w:pStyle w:val="Paragraphedeliste"/>
        <w:numPr>
          <w:ilvl w:val="0"/>
          <w:numId w:val="9"/>
        </w:numPr>
        <w:jc w:val="both"/>
        <w:rPr>
          <w:lang w:val="en-US"/>
        </w:rPr>
        <w:pPrChange w:author="RECEVEUR Jean-Baptiste" w:date="2026-05-28T13:00:39.786Z">
          <w:pPr>
            <w:pStyle w:val="Paragraphedeliste"/>
            <w:numPr>
              <w:ilvl w:val="0"/>
              <w:numId w:val="9"/>
            </w:numPr>
          </w:pPr>
        </w:pPrChange>
      </w:pPr>
      <w:r w:rsidRPr="632DBAF3" w:rsidR="0FBEE717">
        <w:rPr>
          <w:lang w:val="en-US"/>
        </w:rPr>
        <w:t xml:space="preserve">For a group booking the list of </w:t>
      </w:r>
      <w:r w:rsidRPr="632DBAF3" w:rsidR="2D01ADC8">
        <w:rPr>
          <w:lang w:val="en-US"/>
        </w:rPr>
        <w:t>TRAVELERS might not be complete,</w:t>
      </w:r>
      <w:commentRangeStart w:id="85"/>
      <w:commentRangeStart w:id="86"/>
      <w:r w:rsidRPr="632DBAF3" w:rsidR="2D01ADC8">
        <w:rPr>
          <w:lang w:val="en-US"/>
        </w:rPr>
        <w:t xml:space="preserve"> to amend in later stage</w:t>
      </w:r>
      <w:commentRangeEnd w:id="85"/>
      <w:r>
        <w:rPr>
          <w:rStyle w:val="CommentReference"/>
        </w:rPr>
        <w:commentReference w:id="85"/>
      </w:r>
      <w:commentRangeEnd w:id="86"/>
      <w:r>
        <w:rPr>
          <w:rStyle w:val="CommentReference"/>
        </w:rPr>
        <w:commentReference w:id="86"/>
      </w:r>
      <w:r w:rsidRPr="632DBAF3" w:rsidR="2D01ADC8">
        <w:rPr>
          <w:lang w:val="en-US"/>
        </w:rPr>
        <w:t xml:space="preserve">. </w:t>
      </w:r>
      <w:r>
        <w:br/>
      </w:r>
    </w:p>
    <w:p w:rsidRPr="008657AE" w:rsidR="00F81EE7" w:rsidP="632DBAF3" w:rsidRDefault="216ADB26" w14:paraId="53D0BB98" w14:textId="566DAC9F">
      <w:pPr>
        <w:pStyle w:val="Paragraphedeliste"/>
        <w:numPr>
          <w:ilvl w:val="0"/>
          <w:numId w:val="9"/>
        </w:numPr>
        <w:jc w:val="both"/>
        <w:rPr>
          <w:lang w:val="en-US"/>
        </w:rPr>
        <w:pPrChange w:author="RECEVEUR Jean-Baptiste" w:date="2026-05-28T13:00:39.787Z">
          <w:pPr>
            <w:pStyle w:val="Paragraphedeliste"/>
            <w:numPr>
              <w:ilvl w:val="0"/>
              <w:numId w:val="9"/>
            </w:numPr>
          </w:pPr>
        </w:pPrChange>
      </w:pPr>
      <w:r w:rsidRPr="632DBAF3" w:rsidR="216ADB26">
        <w:rPr>
          <w:lang w:val="en-US"/>
        </w:rPr>
        <w:t>I</w:t>
      </w:r>
      <w:r w:rsidRPr="632DBAF3" w:rsidR="56E02F93">
        <w:rPr>
          <w:lang w:val="en-US"/>
        </w:rPr>
        <w:t>f relevant for on</w:t>
      </w:r>
      <w:ins w:author="BIGEX Olivier" w:date="2026-05-11T12:16:00Z" w16du:dateUtc="2026-05-11T10:16:00Z" w:id="157023325">
        <w:r w:rsidRPr="632DBAF3" w:rsidR="0568174E">
          <w:rPr>
            <w:lang w:val="en-US"/>
          </w:rPr>
          <w:t>e</w:t>
        </w:r>
      </w:ins>
      <w:r w:rsidRPr="632DBAF3" w:rsidR="56E02F93">
        <w:rPr>
          <w:lang w:val="en-US"/>
        </w:rPr>
        <w:t xml:space="preserve"> of related operators</w:t>
      </w:r>
      <w:r w:rsidRPr="632DBAF3" w:rsidR="57765A05">
        <w:rPr>
          <w:lang w:val="en-US"/>
        </w:rPr>
        <w:t>, the Retailer will assure</w:t>
      </w:r>
      <w:r w:rsidRPr="632DBAF3" w:rsidR="76707E7D">
        <w:rPr>
          <w:lang w:val="en-US"/>
        </w:rPr>
        <w:t xml:space="preserve"> licence </w:t>
      </w:r>
      <w:commentRangeStart w:id="88"/>
      <w:r w:rsidRPr="632DBAF3" w:rsidR="76707E7D">
        <w:rPr>
          <w:lang w:val="en-US"/>
        </w:rPr>
        <w:t xml:space="preserve">type </w:t>
      </w:r>
      <w:commentRangeEnd w:id="88"/>
      <w:r>
        <w:rPr>
          <w:rStyle w:val="CommentReference"/>
        </w:rPr>
        <w:commentReference w:id="88"/>
      </w:r>
      <w:r w:rsidRPr="632DBAF3" w:rsidR="76707E7D">
        <w:rPr>
          <w:lang w:val="en-US"/>
        </w:rPr>
        <w:t xml:space="preserve">validation (driving licence category) as a precondition for </w:t>
      </w:r>
      <w:r w:rsidRPr="632DBAF3" w:rsidR="2BE18351">
        <w:rPr>
          <w:lang w:val="en-US"/>
        </w:rPr>
        <w:t>reserving</w:t>
      </w:r>
      <w:r w:rsidRPr="632DBAF3" w:rsidR="76707E7D">
        <w:rPr>
          <w:lang w:val="en-US"/>
        </w:rPr>
        <w:t xml:space="preserve"> vehicle categories that require a licence.</w:t>
      </w:r>
      <w:r>
        <w:br/>
      </w:r>
    </w:p>
    <w:p w:rsidR="00833523" w:rsidP="632DBAF3" w:rsidRDefault="65F823C7" w14:paraId="106C3E82" w14:textId="3E511255">
      <w:pPr>
        <w:pStyle w:val="Paragraphedeliste"/>
        <w:numPr>
          <w:ilvl w:val="0"/>
          <w:numId w:val="17"/>
        </w:numPr>
        <w:jc w:val="both"/>
        <w:rPr>
          <w:lang w:val="en-US"/>
        </w:rPr>
        <w:pPrChange w:author="RECEVEUR Jean-Baptiste" w:date="2026-05-28T13:00:39.787Z">
          <w:pPr>
            <w:pStyle w:val="Paragraphedeliste"/>
            <w:numPr>
              <w:ilvl w:val="0"/>
              <w:numId w:val="17"/>
            </w:numPr>
          </w:pPr>
        </w:pPrChange>
      </w:pPr>
      <w:commentRangeStart w:id="89"/>
      <w:r w:rsidRPr="632DBAF3" w:rsidR="65F823C7">
        <w:rPr>
          <w:lang w:val="en-US"/>
        </w:rPr>
        <w:t xml:space="preserve">5. </w:t>
      </w:r>
      <w:commentRangeEnd w:id="89"/>
      <w:r>
        <w:rPr>
          <w:rStyle w:val="CommentReference"/>
        </w:rPr>
        <w:commentReference w:id="89"/>
      </w:r>
      <w:r w:rsidRPr="632DBAF3" w:rsidR="65F823C7">
        <w:rPr>
          <w:lang w:val="en-US"/>
        </w:rPr>
        <w:t xml:space="preserve">The TRANSPORT CUSTOMER confirms the final </w:t>
      </w:r>
      <w:r w:rsidRPr="632DBAF3" w:rsidR="339CE10B">
        <w:rPr>
          <w:lang w:val="en-US"/>
        </w:rPr>
        <w:t>purchase</w:t>
      </w:r>
      <w:r w:rsidRPr="632DBAF3" w:rsidR="65F823C7">
        <w:rPr>
          <w:lang w:val="en-US"/>
        </w:rPr>
        <w:t xml:space="preserve"> of the </w:t>
      </w:r>
      <w:commentRangeStart w:id="90"/>
      <w:r w:rsidRPr="632DBAF3" w:rsidR="5AA9A0A5">
        <w:rPr>
          <w:lang w:val="en-US"/>
        </w:rPr>
        <w:t>TRAVEL BASKET</w:t>
      </w:r>
      <w:commentRangeEnd w:id="90"/>
      <w:r>
        <w:rPr>
          <w:rStyle w:val="CommentReference"/>
        </w:rPr>
        <w:commentReference w:id="90"/>
      </w:r>
      <w:r w:rsidRPr="632DBAF3" w:rsidR="212EE344">
        <w:rPr>
          <w:lang w:val="en-US"/>
        </w:rPr>
        <w:t xml:space="preserve">. Confirming the responsibility for payment. </w:t>
      </w:r>
    </w:p>
    <w:p w:rsidRPr="00530523" w:rsidR="00530523" w:rsidP="632DBAF3" w:rsidRDefault="0095137D" w14:paraId="3A77E83F" w14:textId="623234D3">
      <w:pPr>
        <w:numPr>
          <w:ilvl w:val="0"/>
          <w:numId w:val="14"/>
        </w:numPr>
        <w:jc w:val="both"/>
        <w:rPr>
          <w:lang w:val="en-US"/>
        </w:rPr>
        <w:pPrChange w:author="RECEVEUR Jean-Baptiste" w:date="2026-05-28T13:00:39.787Z">
          <w:pPr>
            <w:numPr>
              <w:ilvl w:val="0"/>
              <w:numId w:val="14"/>
            </w:numPr>
          </w:pPr>
        </w:pPrChange>
      </w:pPr>
      <w:r w:rsidRPr="632DBAF3" w:rsidR="0095137D">
        <w:rPr>
          <w:b w:val="1"/>
          <w:bCs w:val="1"/>
          <w:lang w:val="fr-FR"/>
        </w:rPr>
        <w:t>Finalizing the booking</w:t>
      </w:r>
    </w:p>
    <w:p w:rsidR="008657AE" w:rsidP="632DBAF3" w:rsidRDefault="31598E19" w14:paraId="1553120F" w14:textId="2B6D3589">
      <w:pPr>
        <w:pStyle w:val="Paragraphedeliste"/>
        <w:numPr>
          <w:ilvl w:val="0"/>
          <w:numId w:val="17"/>
        </w:numPr>
        <w:jc w:val="both"/>
        <w:rPr>
          <w:lang w:val="en-US"/>
        </w:rPr>
        <w:pPrChange w:author="RECEVEUR Jean-Baptiste" w:date="2026-05-28T13:00:39.788Z">
          <w:pPr>
            <w:pStyle w:val="Paragraphedeliste"/>
            <w:numPr>
              <w:ilvl w:val="0"/>
              <w:numId w:val="17"/>
            </w:numPr>
          </w:pPr>
        </w:pPrChange>
      </w:pPr>
      <w:commentRangeStart w:id="91"/>
      <w:commentRangeStart w:id="92"/>
      <w:commentRangeStart w:id="93"/>
      <w:commentRangeStart w:id="94"/>
      <w:r w:rsidRPr="632DBAF3" w:rsidR="31598E19">
        <w:rPr>
          <w:lang w:val="en-US"/>
        </w:rPr>
        <w:t>The</w:t>
      </w:r>
      <w:commentRangeEnd w:id="94"/>
      <w:r>
        <w:rPr>
          <w:rStyle w:val="CommentReference"/>
        </w:rPr>
        <w:commentReference w:id="94"/>
      </w:r>
      <w:r w:rsidRPr="632DBAF3" w:rsidR="31598E19">
        <w:rPr>
          <w:lang w:val="en-US"/>
        </w:rPr>
        <w:t xml:space="preserve"> Retailer ensures the financial transaction with the TRANSPORT CUSTOMER. The Retailer confirms the booking to the Distributor after making sure the transaction will be </w:t>
      </w:r>
      <w:r w:rsidRPr="632DBAF3" w:rsidR="31598E19">
        <w:rPr>
          <w:lang w:val="en-US"/>
        </w:rPr>
        <w:t>payed by the TRANSPORT CUSTOMER</w:t>
      </w:r>
      <w:r w:rsidRPr="632DBAF3" w:rsidR="7BC57401">
        <w:rPr>
          <w:lang w:val="en-US"/>
        </w:rPr>
        <w:t>.</w:t>
      </w:r>
      <w:r>
        <w:br/>
      </w:r>
    </w:p>
    <w:p w:rsidR="0017796E" w:rsidP="632DBAF3" w:rsidRDefault="00D8575D" w14:paraId="65875173" w14:textId="77777777">
      <w:pPr>
        <w:pStyle w:val="Paragraphedeliste"/>
        <w:numPr>
          <w:ilvl w:val="0"/>
          <w:numId w:val="10"/>
        </w:numPr>
        <w:jc w:val="both"/>
        <w:rPr>
          <w:lang w:val="en-US"/>
        </w:rPr>
        <w:pPrChange w:author="RECEVEUR Jean-Baptiste" w:date="2026-05-28T13:00:39.788Z">
          <w:pPr>
            <w:pStyle w:val="Paragraphedeliste"/>
            <w:numPr>
              <w:ilvl w:val="0"/>
              <w:numId w:val="10"/>
            </w:numPr>
          </w:pPr>
        </w:pPrChange>
      </w:pPr>
      <w:r w:rsidRPr="632DBAF3" w:rsidR="00D8575D">
        <w:rPr>
          <w:lang w:val="en-US"/>
        </w:rPr>
        <w:t>The retailer takes care of a B2C payment before finalizing the booking</w:t>
      </w:r>
      <w:r>
        <w:br/>
      </w:r>
    </w:p>
    <w:p w:rsidR="0017796E" w:rsidP="632DBAF3" w:rsidRDefault="00D8575D" w14:paraId="5ED83536" w14:textId="49BD8759">
      <w:pPr>
        <w:pStyle w:val="Paragraphedeliste"/>
        <w:numPr>
          <w:ilvl w:val="0"/>
          <w:numId w:val="10"/>
        </w:numPr>
        <w:jc w:val="both"/>
        <w:rPr>
          <w:lang w:val="en-US"/>
        </w:rPr>
        <w:pPrChange w:author="RECEVEUR Jean-Baptiste" w:date="2026-05-28T13:00:39.788Z">
          <w:pPr>
            <w:pStyle w:val="Paragraphedeliste"/>
            <w:numPr>
              <w:ilvl w:val="0"/>
              <w:numId w:val="10"/>
            </w:numPr>
          </w:pPr>
        </w:pPrChange>
      </w:pPr>
      <w:r w:rsidRPr="632DBAF3" w:rsidR="00D8575D">
        <w:rPr>
          <w:lang w:val="en-US"/>
        </w:rPr>
        <w:t xml:space="preserve">The Retailer has </w:t>
      </w:r>
      <w:r w:rsidRPr="632DBAF3" w:rsidR="00504630">
        <w:rPr>
          <w:lang w:val="en-US"/>
        </w:rPr>
        <w:t>another</w:t>
      </w:r>
      <w:r w:rsidRPr="632DBAF3" w:rsidR="00D8575D">
        <w:rPr>
          <w:lang w:val="en-US"/>
        </w:rPr>
        <w:t xml:space="preserve"> payment arrangement with the customer (</w:t>
      </w:r>
      <w:r w:rsidRPr="632DBAF3" w:rsidR="00973A84">
        <w:rPr>
          <w:lang w:val="en-US"/>
        </w:rPr>
        <w:t>account based</w:t>
      </w:r>
      <w:r w:rsidRPr="632DBAF3" w:rsidR="00D8575D">
        <w:rPr>
          <w:lang w:val="en-US"/>
        </w:rPr>
        <w:t xml:space="preserve">; invoice etc. )  </w:t>
      </w:r>
      <w:r>
        <w:br/>
      </w:r>
    </w:p>
    <w:p w:rsidR="00530523" w:rsidP="632DBAF3" w:rsidRDefault="00D8575D" w14:paraId="6257AF37" w14:textId="77777777">
      <w:pPr>
        <w:pStyle w:val="Paragraphedeliste"/>
        <w:numPr>
          <w:ilvl w:val="0"/>
          <w:numId w:val="10"/>
        </w:numPr>
        <w:jc w:val="both"/>
        <w:rPr>
          <w:lang w:val="en-US"/>
        </w:rPr>
        <w:pPrChange w:author="RECEVEUR Jean-Baptiste" w:date="2026-05-28T13:00:39.789Z">
          <w:pPr>
            <w:pStyle w:val="Paragraphedeliste"/>
            <w:numPr>
              <w:ilvl w:val="0"/>
              <w:numId w:val="10"/>
            </w:numPr>
          </w:pPr>
        </w:pPrChange>
      </w:pPr>
      <w:commentRangeStart w:id="95"/>
      <w:r w:rsidRPr="632DBAF3" w:rsidR="00D8575D">
        <w:rPr>
          <w:lang w:val="en-US"/>
        </w:rPr>
        <w:t xml:space="preserve">the </w:t>
      </w:r>
      <w:r w:rsidRPr="632DBAF3" w:rsidR="00BE0911">
        <w:rPr>
          <w:lang w:val="en-US"/>
        </w:rPr>
        <w:t>TRAVEL</w:t>
      </w:r>
      <w:r w:rsidRPr="632DBAF3" w:rsidR="00D8575D">
        <w:rPr>
          <w:lang w:val="en-US"/>
        </w:rPr>
        <w:t xml:space="preserve"> may be a Group </w:t>
      </w:r>
      <w:r w:rsidRPr="632DBAF3" w:rsidR="00BE0911">
        <w:rPr>
          <w:lang w:val="en-US"/>
        </w:rPr>
        <w:t>TRAVEL</w:t>
      </w:r>
      <w:r w:rsidRPr="632DBAF3" w:rsidR="00D8575D">
        <w:rPr>
          <w:lang w:val="en-US"/>
        </w:rPr>
        <w:t xml:space="preserve"> with special payment conditions. </w:t>
      </w:r>
      <w:commentRangeEnd w:id="95"/>
      <w:r>
        <w:rPr>
          <w:rStyle w:val="CommentReference"/>
        </w:rPr>
        <w:commentReference w:id="95"/>
      </w:r>
      <w:r>
        <w:br/>
      </w:r>
    </w:p>
    <w:p w:rsidRPr="00530523" w:rsidR="002C71F7" w:rsidP="632DBAF3" w:rsidRDefault="63F4B585" w14:paraId="114CE139" w14:textId="7A3BBE58">
      <w:pPr>
        <w:pStyle w:val="Paragraphedeliste"/>
        <w:numPr>
          <w:ilvl w:val="0"/>
          <w:numId w:val="10"/>
        </w:numPr>
        <w:jc w:val="both"/>
        <w:rPr>
          <w:lang w:val="en-US"/>
        </w:rPr>
        <w:pPrChange w:author="RECEVEUR Jean-Baptiste" w:date="2026-05-28T13:00:39.789Z">
          <w:pPr>
            <w:pStyle w:val="Paragraphedeliste"/>
            <w:numPr>
              <w:ilvl w:val="0"/>
              <w:numId w:val="10"/>
            </w:numPr>
          </w:pPr>
        </w:pPrChange>
      </w:pPr>
      <w:r w:rsidRPr="632DBAF3" w:rsidR="63F4B585">
        <w:rPr>
          <w:lang w:val="en-US"/>
        </w:rPr>
        <w:t xml:space="preserve">The TRANSPORT CUSTOMER might </w:t>
      </w:r>
      <w:r w:rsidRPr="632DBAF3" w:rsidR="6285D0C8">
        <w:rPr>
          <w:lang w:val="en-US"/>
        </w:rPr>
        <w:t>have an operator specific voucher as a payment</w:t>
      </w:r>
      <w:r w:rsidRPr="632DBAF3" w:rsidR="7D8AA675">
        <w:rPr>
          <w:lang w:val="en-US"/>
        </w:rPr>
        <w:t xml:space="preserve"> </w:t>
      </w:r>
      <w:r w:rsidRPr="632DBAF3" w:rsidR="6285D0C8">
        <w:rPr>
          <w:lang w:val="en-US"/>
        </w:rPr>
        <w:t xml:space="preserve">means for the </w:t>
      </w:r>
      <w:r w:rsidRPr="632DBAF3" w:rsidR="39200A32">
        <w:rPr>
          <w:lang w:val="en-US"/>
        </w:rPr>
        <w:t xml:space="preserve">operator specific offer part. </w:t>
      </w:r>
      <w:r w:rsidRPr="632DBAF3" w:rsidR="67996FD9">
        <w:rPr>
          <w:highlight w:val="yellow"/>
          <w:lang w:val="en-US"/>
        </w:rPr>
        <w:t>INTERACTION alter</w:t>
      </w:r>
      <w:commentRangeStart w:id="96"/>
      <w:r w:rsidRPr="632DBAF3" w:rsidR="67996FD9">
        <w:rPr>
          <w:highlight w:val="yellow"/>
          <w:lang w:val="en-US"/>
        </w:rPr>
        <w:t>native flow?</w:t>
      </w:r>
      <w:commentRangeEnd w:id="96"/>
      <w:r>
        <w:rPr>
          <w:rStyle w:val="CommentReference"/>
        </w:rPr>
        <w:commentReference w:id="96"/>
      </w:r>
      <w:r>
        <w:br/>
      </w:r>
      <w:commentRangeEnd w:id="91"/>
      <w:r>
        <w:rPr>
          <w:rStyle w:val="CommentReference"/>
        </w:rPr>
        <w:commentReference w:id="91"/>
      </w:r>
      <w:commentRangeEnd w:id="92"/>
      <w:r>
        <w:rPr>
          <w:rStyle w:val="CommentReference"/>
        </w:rPr>
        <w:commentReference w:id="92"/>
      </w:r>
      <w:commentRangeEnd w:id="93"/>
      <w:r>
        <w:rPr>
          <w:rStyle w:val="CommentReference"/>
        </w:rPr>
        <w:commentReference w:id="93"/>
      </w:r>
    </w:p>
    <w:p w:rsidRPr="00F81EE7" w:rsidR="00F81EE7" w:rsidP="632DBAF3" w:rsidRDefault="311266EF" w14:paraId="4441F1B1" w14:textId="5ABD3D68">
      <w:pPr>
        <w:pStyle w:val="Paragraphedeliste"/>
        <w:numPr>
          <w:ilvl w:val="0"/>
          <w:numId w:val="17"/>
        </w:numPr>
        <w:jc w:val="both"/>
        <w:rPr>
          <w:lang w:val="en-US"/>
        </w:rPr>
        <w:pPrChange w:author="RECEVEUR Jean-Baptiste" w:date="2026-05-28T13:00:39.789Z">
          <w:pPr>
            <w:pStyle w:val="Paragraphedeliste"/>
            <w:numPr>
              <w:ilvl w:val="0"/>
              <w:numId w:val="17"/>
            </w:numPr>
          </w:pPr>
        </w:pPrChange>
      </w:pPr>
      <w:r w:rsidRPr="632DBAF3" w:rsidR="311266EF">
        <w:rPr>
          <w:lang w:val="en-US"/>
        </w:rPr>
        <w:t xml:space="preserve">The Distributor finalizes the </w:t>
      </w:r>
      <w:r w:rsidRPr="632DBAF3" w:rsidR="27A9EC61">
        <w:rPr>
          <w:lang w:val="en-US"/>
        </w:rPr>
        <w:t>sale of al</w:t>
      </w:r>
      <w:commentRangeStart w:id="97"/>
      <w:commentRangeStart w:id="98"/>
      <w:r w:rsidRPr="632DBAF3" w:rsidR="27A9EC61">
        <w:rPr>
          <w:lang w:val="en-US"/>
        </w:rPr>
        <w:t>l SALES OFFER PARTS</w:t>
      </w:r>
      <w:commentRangeEnd w:id="97"/>
      <w:r>
        <w:rPr>
          <w:rStyle w:val="CommentReference"/>
        </w:rPr>
        <w:commentReference w:id="97"/>
      </w:r>
      <w:commentRangeEnd w:id="98"/>
      <w:r>
        <w:rPr>
          <w:rStyle w:val="CommentReference"/>
        </w:rPr>
        <w:commentReference w:id="98"/>
      </w:r>
      <w:r w:rsidRPr="632DBAF3" w:rsidR="311266EF">
        <w:rPr>
          <w:lang w:val="en-US"/>
        </w:rPr>
        <w:t xml:space="preserve"> </w:t>
      </w:r>
      <w:r w:rsidRPr="632DBAF3" w:rsidR="7C5E18D7">
        <w:rPr>
          <w:lang w:val="en-US"/>
        </w:rPr>
        <w:t>wit</w:t>
      </w:r>
      <w:r w:rsidRPr="632DBAF3" w:rsidR="15EF6768">
        <w:rPr>
          <w:lang w:val="en-US"/>
        </w:rPr>
        <w:t>h</w:t>
      </w:r>
      <w:r w:rsidRPr="632DBAF3" w:rsidR="7C5E18D7">
        <w:rPr>
          <w:lang w:val="en-US"/>
        </w:rPr>
        <w:t xml:space="preserve"> all operators </w:t>
      </w:r>
      <w:del w:author="Bourdelin, Sonia" w:date="2026-05-26T15:47:00Z" w16du:dateUtc="2026-05-26T15:47:03Z" w:id="444463804">
        <w:r w:rsidRPr="632DBAF3" w:rsidDel="00EC5EF6">
          <w:rPr>
            <w:lang w:val="en-US"/>
          </w:rPr>
          <w:delText>an</w:delText>
        </w:r>
      </w:del>
      <w:ins w:author="Bourdelin, Sonia" w:date="2026-05-26T15:47:00Z" w16du:dateUtc="2026-05-26T15:47:03Z" w:id="869624791">
        <w:r w:rsidRPr="632DBAF3" w:rsidR="18BE627A">
          <w:rPr>
            <w:lang w:val="en-US"/>
          </w:rPr>
          <w:t>and</w:t>
        </w:r>
      </w:ins>
      <w:r w:rsidRPr="632DBAF3" w:rsidR="311266EF">
        <w:rPr>
          <w:lang w:val="en-US"/>
        </w:rPr>
        <w:t xml:space="preserve"> confirms </w:t>
      </w:r>
      <w:r w:rsidRPr="632DBAF3" w:rsidR="7C5E18D7">
        <w:rPr>
          <w:lang w:val="en-US"/>
        </w:rPr>
        <w:t>the comple</w:t>
      </w:r>
      <w:r w:rsidRPr="632DBAF3" w:rsidR="1AAFBAF4">
        <w:rPr>
          <w:lang w:val="en-US"/>
        </w:rPr>
        <w:t>ted booking</w:t>
      </w:r>
      <w:r w:rsidRPr="632DBAF3" w:rsidR="311266EF">
        <w:rPr>
          <w:lang w:val="en-US"/>
        </w:rPr>
        <w:t xml:space="preserve"> to the Retailer. </w:t>
      </w:r>
      <w:r>
        <w:br/>
      </w:r>
      <w:commentRangeStart w:id="101"/>
      <w:r w:rsidRPr="632DBAF3" w:rsidR="5B5B5E6F">
        <w:rPr>
          <w:lang w:val="en-US"/>
        </w:rPr>
        <w:t xml:space="preserve">The Distributor returns </w:t>
      </w:r>
      <w:commentRangeEnd w:id="101"/>
      <w:r>
        <w:rPr>
          <w:rStyle w:val="CommentReference"/>
        </w:rPr>
        <w:commentReference w:id="101"/>
      </w:r>
      <w:r w:rsidRPr="632DBAF3" w:rsidR="5B5B5E6F">
        <w:rPr>
          <w:lang w:val="en-US"/>
        </w:rPr>
        <w:t>a full price breakdown including: base fare, applicable VAT per jurisdiction, other charges (booking fees, distribution fees), and the</w:t>
      </w:r>
      <w:commentRangeStart w:id="102"/>
      <w:r w:rsidRPr="632DBAF3" w:rsidR="5B5B5E6F">
        <w:rPr>
          <w:lang w:val="en-US"/>
        </w:rPr>
        <w:t xml:space="preserve"> grand total.</w:t>
      </w:r>
      <w:commentRangeEnd w:id="102"/>
      <w:r>
        <w:rPr>
          <w:rStyle w:val="CommentReference"/>
        </w:rPr>
        <w:commentReference w:id="102"/>
      </w:r>
      <w:r w:rsidRPr="632DBAF3" w:rsidR="5B5B5E6F">
        <w:rPr>
          <w:lang w:val="en-US"/>
        </w:rPr>
        <w:t xml:space="preserve"> For journeys crossing international borders, the applicable VAT rate </w:t>
      </w:r>
      <w:r w:rsidRPr="632DBAF3" w:rsidR="2383FC70">
        <w:rPr>
          <w:lang w:val="en-US"/>
        </w:rPr>
        <w:t>can</w:t>
      </w:r>
      <w:r w:rsidRPr="632DBAF3" w:rsidR="5B5B5E6F">
        <w:rPr>
          <w:lang w:val="en-US"/>
        </w:rPr>
        <w:t xml:space="preserve"> differ from domestic VAT in one or more countries </w:t>
      </w:r>
      <w:commentRangeStart w:id="103"/>
      <w:r w:rsidRPr="632DBAF3" w:rsidR="5B5B5E6F">
        <w:rPr>
          <w:lang w:val="en-US"/>
        </w:rPr>
        <w:t>traversed</w:t>
      </w:r>
      <w:commentRangeEnd w:id="103"/>
      <w:r>
        <w:rPr>
          <w:rStyle w:val="CommentReference"/>
        </w:rPr>
        <w:commentReference w:id="103"/>
      </w:r>
      <w:r w:rsidRPr="632DBAF3" w:rsidR="5B5B5E6F">
        <w:rPr>
          <w:lang w:val="en-US"/>
        </w:rPr>
        <w:t xml:space="preserve">. </w:t>
      </w:r>
    </w:p>
    <w:p w:rsidRPr="00F81EE7" w:rsidR="00F81EE7" w:rsidP="632DBAF3" w:rsidRDefault="6CCB3102" w14:paraId="30E1D9F6" w14:textId="77777777">
      <w:pPr>
        <w:jc w:val="both"/>
        <w:rPr>
          <w:b w:val="1"/>
          <w:bCs w:val="1"/>
          <w:lang w:val="en-US"/>
        </w:rPr>
        <w:pPrChange w:author="RECEVEUR Jean-Baptiste" w:date="2026-05-28T13:00:39.789Z">
          <w:pPr/>
        </w:pPrChange>
      </w:pPr>
      <w:r w:rsidRPr="632DBAF3" w:rsidR="6CCB3102">
        <w:rPr>
          <w:b w:val="1"/>
          <w:bCs w:val="1"/>
          <w:lang w:val="en-US"/>
        </w:rPr>
        <w:t>Alternatives </w:t>
      </w:r>
      <w:commentRangeStart w:id="104"/>
      <w:r w:rsidRPr="632DBAF3" w:rsidR="6CCB3102">
        <w:rPr>
          <w:b w:val="1"/>
          <w:bCs w:val="1"/>
          <w:lang w:val="en-US"/>
        </w:rPr>
        <w:t>scenarios </w:t>
      </w:r>
      <w:commentRangeEnd w:id="104"/>
      <w:r>
        <w:rPr>
          <w:rStyle w:val="CommentReference"/>
        </w:rPr>
        <w:commentReference w:id="104"/>
      </w:r>
    </w:p>
    <w:p w:rsidRPr="00F81EE7" w:rsidR="00F81EE7" w:rsidP="632DBAF3" w:rsidRDefault="00F81EE7" w14:paraId="5EBD6E21" w14:textId="73999E67">
      <w:pPr>
        <w:jc w:val="both"/>
        <w:rPr>
          <w:lang w:val="en-US"/>
        </w:rPr>
        <w:pPrChange w:author="RECEVEUR Jean-Baptiste" w:date="2026-05-28T13:00:39.79Z">
          <w:pPr/>
        </w:pPrChange>
      </w:pPr>
      <w:r w:rsidRPr="632DBAF3" w:rsidR="00F81EE7">
        <w:rPr>
          <w:lang w:val="en-US"/>
        </w:rPr>
        <w:t>Alternative scenarios </w:t>
      </w:r>
      <w:r w:rsidRPr="632DBAF3" w:rsidR="00F81EE7">
        <w:rPr>
          <w:b w:val="1"/>
          <w:bCs w:val="1"/>
          <w:lang w:val="en-US"/>
        </w:rPr>
        <w:t>fully compatible</w:t>
      </w:r>
      <w:r w:rsidRPr="632DBAF3" w:rsidR="00F81EE7">
        <w:rPr>
          <w:lang w:val="en-US"/>
        </w:rPr>
        <w:t> with the main scenario; using shortcuts or very detailed specific points of the main scenario.   </w:t>
      </w:r>
    </w:p>
    <w:p w:rsidRPr="00956762" w:rsidR="00544597" w:rsidP="632DBAF3" w:rsidRDefault="00544597" w14:paraId="1800C6FD" w14:textId="3D4E08E0">
      <w:pPr>
        <w:numPr>
          <w:ilvl w:val="0"/>
          <w:numId w:val="13"/>
        </w:numPr>
        <w:jc w:val="both"/>
        <w:rPr>
          <w:b w:val="1"/>
          <w:bCs w:val="1"/>
          <w:lang w:val="en-US"/>
        </w:rPr>
        <w:pPrChange w:author="RECEVEUR Jean-Baptiste" w:date="2026-05-28T13:00:39.79Z">
          <w:pPr>
            <w:numPr>
              <w:ilvl w:val="0"/>
              <w:numId w:val="13"/>
            </w:numPr>
          </w:pPr>
        </w:pPrChange>
      </w:pPr>
      <w:r w:rsidRPr="632DBAF3" w:rsidR="00544597">
        <w:rPr>
          <w:b w:val="1"/>
          <w:bCs w:val="1"/>
          <w:lang w:val="en-US"/>
        </w:rPr>
        <w:t>Price change</w:t>
      </w:r>
    </w:p>
    <w:p w:rsidRPr="00544597" w:rsidR="00FB70BA" w:rsidP="632DBAF3" w:rsidRDefault="545D56F0" w14:paraId="0CF9635E" w14:textId="16312584">
      <w:pPr>
        <w:ind w:left="360"/>
        <w:jc w:val="both"/>
        <w:rPr>
          <w:lang w:val="en-US"/>
        </w:rPr>
        <w:pPrChange w:author="RECEVEUR Jean-Baptiste" w:date="2026-05-28T13:00:39.79Z">
          <w:pPr>
            <w:ind w:left="360"/>
          </w:pPr>
        </w:pPrChange>
      </w:pPr>
      <w:commentRangeStart w:id="105"/>
      <w:commentRangeStart w:id="106"/>
      <w:commentRangeStart w:id="107"/>
      <w:commentRangeStart w:id="108"/>
      <w:r w:rsidRPr="632DBAF3" w:rsidR="545D56F0">
        <w:rPr>
          <w:lang w:val="en-US"/>
        </w:rPr>
        <w:t>4</w:t>
      </w:r>
      <w:r w:rsidRPr="632DBAF3" w:rsidR="281318EE">
        <w:rPr>
          <w:lang w:val="en-US"/>
        </w:rPr>
        <w:t>.a</w:t>
      </w:r>
      <w:commentRangeEnd w:id="108"/>
      <w:r>
        <w:rPr>
          <w:rStyle w:val="CommentReference"/>
        </w:rPr>
        <w:commentReference w:id="108"/>
      </w:r>
      <w:r w:rsidRPr="632DBAF3" w:rsidR="281318EE">
        <w:rPr>
          <w:lang w:val="en-US"/>
        </w:rPr>
        <w:t xml:space="preserve"> </w:t>
      </w:r>
      <w:r w:rsidRPr="632DBAF3" w:rsidR="6C498886">
        <w:rPr>
          <w:lang w:val="en-US"/>
        </w:rPr>
        <w:t>When during the pre booking step, the inventory is still available</w:t>
      </w:r>
      <w:r w:rsidRPr="632DBAF3" w:rsidR="4CDFE6CF">
        <w:rPr>
          <w:lang w:val="en-US"/>
        </w:rPr>
        <w:t xml:space="preserve"> but</w:t>
      </w:r>
      <w:r w:rsidRPr="632DBAF3" w:rsidR="367FB9F1">
        <w:rPr>
          <w:lang w:val="en-US"/>
        </w:rPr>
        <w:t xml:space="preserve"> the price of a previously returned SALES OFFER PART changes during booking confirmation. </w:t>
      </w:r>
      <w:commentRangeEnd w:id="105"/>
      <w:r>
        <w:rPr>
          <w:rStyle w:val="CommentReference"/>
        </w:rPr>
        <w:commentReference w:id="105"/>
      </w:r>
      <w:commentRangeEnd w:id="106"/>
      <w:r>
        <w:rPr>
          <w:rStyle w:val="CommentReference"/>
        </w:rPr>
        <w:commentReference w:id="106"/>
      </w:r>
      <w:commentRangeEnd w:id="107"/>
      <w:r>
        <w:rPr>
          <w:rStyle w:val="CommentReference"/>
        </w:rPr>
        <w:commentReference w:id="107"/>
      </w:r>
      <w:r w:rsidRPr="632DBAF3" w:rsidR="367FB9F1">
        <w:rPr>
          <w:lang w:val="en-US"/>
        </w:rPr>
        <w:t xml:space="preserve">The </w:t>
      </w:r>
      <w:r w:rsidRPr="632DBAF3" w:rsidR="4CDFE6CF">
        <w:rPr>
          <w:lang w:val="en-US"/>
        </w:rPr>
        <w:t xml:space="preserve">Distributor </w:t>
      </w:r>
      <w:r w:rsidRPr="632DBAF3" w:rsidR="367FB9F1">
        <w:rPr>
          <w:lang w:val="en-US"/>
        </w:rPr>
        <w:t xml:space="preserve">response shall clearly indicate price change, provide the updated offer with new price and validity, and allow the </w:t>
      </w:r>
      <w:r w:rsidRPr="632DBAF3" w:rsidR="4CDFE6CF">
        <w:rPr>
          <w:lang w:val="en-US"/>
        </w:rPr>
        <w:t>Retailer</w:t>
      </w:r>
      <w:r w:rsidRPr="632DBAF3" w:rsidR="367FB9F1">
        <w:rPr>
          <w:lang w:val="en-US"/>
        </w:rPr>
        <w:t xml:space="preserve"> to present the change to the customer before proceeding</w:t>
      </w:r>
      <w:r w:rsidRPr="632DBAF3" w:rsidR="07C19949">
        <w:rPr>
          <w:lang w:val="en-US"/>
        </w:rPr>
        <w:t xml:space="preserve">. </w:t>
      </w:r>
      <w:r w:rsidRPr="632DBAF3" w:rsidR="1146F5A7">
        <w:rPr>
          <w:lang w:val="en-US"/>
        </w:rPr>
        <w:t xml:space="preserve">Use case A can be used to select a new SALES OFFER PACKAGE </w:t>
      </w:r>
      <w:r w:rsidRPr="632DBAF3" w:rsidR="367FB9F1">
        <w:rPr>
          <w:lang w:val="en-US"/>
        </w:rPr>
        <w:t xml:space="preserve">or </w:t>
      </w:r>
      <w:r w:rsidRPr="632DBAF3" w:rsidR="6082B22F">
        <w:rPr>
          <w:lang w:val="en-US"/>
        </w:rPr>
        <w:t xml:space="preserve">the customer can </w:t>
      </w:r>
      <w:r w:rsidRPr="632DBAF3" w:rsidR="367FB9F1">
        <w:rPr>
          <w:lang w:val="en-US"/>
        </w:rPr>
        <w:t>abandon</w:t>
      </w:r>
      <w:r w:rsidRPr="632DBAF3" w:rsidR="6082B22F">
        <w:rPr>
          <w:lang w:val="en-US"/>
        </w:rPr>
        <w:t xml:space="preserve"> the flow</w:t>
      </w:r>
      <w:r w:rsidRPr="632DBAF3" w:rsidR="367FB9F1">
        <w:rPr>
          <w:lang w:val="en-US"/>
        </w:rPr>
        <w:t>.</w:t>
      </w:r>
    </w:p>
    <w:p w:rsidRPr="00F81EE7" w:rsidR="00F81EE7" w:rsidP="632DBAF3" w:rsidRDefault="00EC422A" w14:paraId="51844938" w14:textId="643D1FFB">
      <w:pPr>
        <w:numPr>
          <w:ilvl w:val="0"/>
          <w:numId w:val="13"/>
        </w:numPr>
        <w:jc w:val="both"/>
        <w:rPr>
          <w:lang w:val="en-US"/>
        </w:rPr>
        <w:pPrChange w:author="RECEVEUR Jean-Baptiste" w:date="2026-05-28T13:00:39.79Z">
          <w:pPr>
            <w:numPr>
              <w:ilvl w:val="0"/>
              <w:numId w:val="13"/>
            </w:numPr>
          </w:pPr>
        </w:pPrChange>
      </w:pPr>
      <w:r w:rsidRPr="632DBAF3" w:rsidR="00EC422A">
        <w:rPr>
          <w:b w:val="1"/>
          <w:bCs w:val="1"/>
          <w:lang w:val="fr-FR"/>
        </w:rPr>
        <w:t>No complete p</w:t>
      </w:r>
      <w:r w:rsidRPr="632DBAF3" w:rsidR="00392811">
        <w:rPr>
          <w:b w:val="1"/>
          <w:bCs w:val="1"/>
          <w:lang w:val="fr-FR"/>
        </w:rPr>
        <w:t>reliminary booking</w:t>
      </w:r>
    </w:p>
    <w:p w:rsidR="001A00AB" w:rsidP="632DBAF3" w:rsidRDefault="23986356" w14:paraId="23C792B9" w14:textId="2B07B1EF">
      <w:pPr>
        <w:ind w:left="360"/>
        <w:jc w:val="both"/>
        <w:rPr>
          <w:lang w:val="en-US"/>
        </w:rPr>
        <w:pPrChange w:author="RECEVEUR Jean-Baptiste" w:date="2026-05-28T13:00:39.79Z">
          <w:pPr>
            <w:ind w:left="360"/>
          </w:pPr>
        </w:pPrChange>
      </w:pPr>
      <w:r w:rsidRPr="632DBAF3" w:rsidR="23986356">
        <w:rPr>
          <w:lang w:val="en-US"/>
        </w:rPr>
        <w:t>4</w:t>
      </w:r>
      <w:r w:rsidRPr="632DBAF3" w:rsidR="640D5F1C">
        <w:rPr>
          <w:lang w:val="en-US"/>
        </w:rPr>
        <w:t>.</w:t>
      </w:r>
      <w:r w:rsidRPr="632DBAF3" w:rsidR="0618DC89">
        <w:rPr>
          <w:lang w:val="en-US"/>
        </w:rPr>
        <w:t>b</w:t>
      </w:r>
      <w:r w:rsidRPr="632DBAF3" w:rsidR="6BE56EEA">
        <w:rPr>
          <w:lang w:val="en-US"/>
        </w:rPr>
        <w:t xml:space="preserve"> The distributor </w:t>
      </w:r>
      <w:r w:rsidRPr="632DBAF3" w:rsidR="72097449">
        <w:rPr>
          <w:lang w:val="en-US"/>
        </w:rPr>
        <w:t>cannot</w:t>
      </w:r>
      <w:r w:rsidRPr="632DBAF3" w:rsidR="6BE56EEA">
        <w:rPr>
          <w:lang w:val="en-US"/>
        </w:rPr>
        <w:t xml:space="preserve"> confirm one or mor</w:t>
      </w:r>
      <w:r w:rsidRPr="632DBAF3" w:rsidR="30FBDA07">
        <w:rPr>
          <w:lang w:val="en-US"/>
        </w:rPr>
        <w:t>e</w:t>
      </w:r>
      <w:r w:rsidRPr="632DBAF3" w:rsidR="6BE56EEA">
        <w:rPr>
          <w:lang w:val="en-US"/>
        </w:rPr>
        <w:t xml:space="preserve"> of the requested </w:t>
      </w:r>
      <w:r w:rsidRPr="632DBAF3" w:rsidR="30FBDA07">
        <w:rPr>
          <w:lang w:val="en-US"/>
        </w:rPr>
        <w:t xml:space="preserve">SALES OFFER PACKAGE PARTS. </w:t>
      </w:r>
      <w:r w:rsidRPr="632DBAF3" w:rsidR="74C640D0">
        <w:rPr>
          <w:lang w:val="en-US"/>
        </w:rPr>
        <w:t xml:space="preserve">A failure message with reason </w:t>
      </w:r>
      <w:r w:rsidRPr="632DBAF3" w:rsidR="1FDA3342">
        <w:rPr>
          <w:lang w:val="en-US"/>
        </w:rPr>
        <w:t xml:space="preserve">and </w:t>
      </w:r>
      <w:r w:rsidRPr="632DBAF3" w:rsidR="09D0B16D">
        <w:rPr>
          <w:lang w:val="en-US"/>
        </w:rPr>
        <w:t xml:space="preserve">affected OFFER PART </w:t>
      </w:r>
      <w:r w:rsidRPr="632DBAF3" w:rsidR="74C640D0">
        <w:rPr>
          <w:lang w:val="en-US"/>
        </w:rPr>
        <w:t xml:space="preserve">is </w:t>
      </w:r>
      <w:r w:rsidRPr="632DBAF3" w:rsidR="66339934">
        <w:rPr>
          <w:lang w:val="en-US"/>
        </w:rPr>
        <w:t xml:space="preserve">sent. </w:t>
      </w:r>
      <w:r>
        <w:br/>
      </w:r>
      <w:r>
        <w:br/>
      </w:r>
      <w:r w:rsidRPr="632DBAF3" w:rsidR="13BB08B9">
        <w:rPr>
          <w:lang w:val="en-US"/>
        </w:rPr>
        <w:t xml:space="preserve">Retailer informs the customer of a booking failure and helps him to </w:t>
      </w:r>
      <w:r w:rsidRPr="632DBAF3" w:rsidR="08CBECFE">
        <w:rPr>
          <w:lang w:val="en-US"/>
        </w:rPr>
        <w:t>finalize</w:t>
      </w:r>
      <w:r w:rsidRPr="632DBAF3" w:rsidR="13BB08B9">
        <w:rPr>
          <w:lang w:val="en-US"/>
        </w:rPr>
        <w:t xml:space="preserve"> an </w:t>
      </w:r>
      <w:r w:rsidRPr="632DBAF3" w:rsidR="08CBECFE">
        <w:rPr>
          <w:lang w:val="en-US"/>
        </w:rPr>
        <w:t>alternative</w:t>
      </w:r>
      <w:r w:rsidRPr="632DBAF3" w:rsidR="13BB08B9">
        <w:rPr>
          <w:lang w:val="en-US"/>
        </w:rPr>
        <w:t xml:space="preserve"> offer selection, using </w:t>
      </w:r>
      <w:ins w:author="Bourdelin, Sonia" w:date="2026-05-26T15:55:00Z" w16du:dateUtc="2026-05-26T15:55:13Z" w:id="1734515988">
        <w:r w:rsidRPr="632DBAF3" w:rsidR="2AA1A7A1">
          <w:rPr>
            <w:lang w:val="en-US"/>
          </w:rPr>
          <w:t>B</w:t>
        </w:r>
      </w:ins>
      <w:r w:rsidRPr="632DBAF3" w:rsidR="13BB08B9">
        <w:rPr>
          <w:lang w:val="en-US"/>
        </w:rPr>
        <w:t>U</w:t>
      </w:r>
      <w:del w:author="Bourdelin, Sonia" w:date="2026-05-26T15:55:00Z" w16du:dateUtc="2026-05-26T15:55:17Z" w:id="73778638">
        <w:r w:rsidRPr="632DBAF3" w:rsidDel="00087480">
          <w:rPr>
            <w:lang w:val="en-US"/>
          </w:rPr>
          <w:delText>se c</w:delText>
        </w:r>
      </w:del>
      <w:ins w:author="Bourdelin, Sonia" w:date="2026-05-26T15:55:00Z" w16du:dateUtc="2026-05-26T15:55:17Z" w:id="920588558">
        <w:r w:rsidRPr="632DBAF3" w:rsidR="1DE125BD">
          <w:rPr>
            <w:lang w:val="en-US"/>
          </w:rPr>
          <w:t>C</w:t>
        </w:r>
      </w:ins>
      <w:del w:author="Bourdelin, Sonia" w:date="2026-05-26T15:55:00Z" w16du:dateUtc="2026-05-26T15:55:19Z" w:id="184828061">
        <w:r w:rsidRPr="632DBAF3" w:rsidDel="00087480">
          <w:rPr>
            <w:lang w:val="en-US"/>
          </w:rPr>
          <w:delText>ase</w:delText>
        </w:r>
      </w:del>
      <w:r w:rsidRPr="632DBAF3" w:rsidR="13BB08B9">
        <w:rPr>
          <w:lang w:val="en-US"/>
        </w:rPr>
        <w:t xml:space="preserve"> A and B</w:t>
      </w:r>
      <w:ins w:author="Bourdelin, Sonia" w:date="2026-05-26T15:55:00Z" w16du:dateUtc="2026-05-26T15:55:32Z" w:id="829306011">
        <w:r w:rsidRPr="632DBAF3" w:rsidR="15C83AC1">
          <w:rPr>
            <w:lang w:val="en-US"/>
          </w:rPr>
          <w:t>.</w:t>
        </w:r>
      </w:ins>
      <w:r w:rsidRPr="632DBAF3" w:rsidR="13BB08B9">
        <w:rPr>
          <w:lang w:val="en-US"/>
        </w:rPr>
        <w:t xml:space="preserve"> </w:t>
      </w:r>
    </w:p>
    <w:p w:rsidR="00DA0BC3" w:rsidP="632DBAF3" w:rsidRDefault="13BB08B9" w14:paraId="32F38C03" w14:textId="020BB87C">
      <w:pPr>
        <w:ind w:left="360"/>
        <w:jc w:val="both"/>
        <w:rPr>
          <w:lang w:val="en-US"/>
        </w:rPr>
        <w:pPrChange w:author="RECEVEUR Jean-Baptiste" w:date="2026-05-28T13:00:39.791Z">
          <w:pPr>
            <w:ind w:left="360"/>
          </w:pPr>
        </w:pPrChange>
      </w:pPr>
      <w:r w:rsidRPr="632DBAF3" w:rsidR="13BB08B9">
        <w:rPr>
          <w:lang w:val="en-US"/>
        </w:rPr>
        <w:t>If the booking is aborted due to the partial</w:t>
      </w:r>
      <w:commentRangeStart w:id="114"/>
      <w:r w:rsidRPr="632DBAF3" w:rsidR="13BB08B9">
        <w:rPr>
          <w:lang w:val="en-US"/>
        </w:rPr>
        <w:t xml:space="preserve"> failure</w:t>
      </w:r>
      <w:commentRangeEnd w:id="114"/>
      <w:r>
        <w:rPr>
          <w:rStyle w:val="CommentReference"/>
        </w:rPr>
        <w:commentReference w:id="114"/>
      </w:r>
      <w:r w:rsidRPr="632DBAF3" w:rsidR="13BB08B9">
        <w:rPr>
          <w:lang w:val="en-US"/>
        </w:rPr>
        <w:t>, the Retailer performs a rollback to release locks on successfully locked legs, preventing customers from blocking partial journeys.</w:t>
      </w:r>
    </w:p>
    <w:p w:rsidRPr="00F81EE7" w:rsidR="00527100" w:rsidP="632DBAF3" w:rsidRDefault="6FD8344A" w14:paraId="1E32E5B5" w14:textId="27A1E53C">
      <w:pPr>
        <w:numPr>
          <w:ilvl w:val="0"/>
          <w:numId w:val="13"/>
        </w:numPr>
        <w:jc w:val="both"/>
        <w:rPr>
          <w:lang w:val="en-US"/>
        </w:rPr>
        <w:pPrChange w:author="RECEVEUR Jean-Baptiste" w:date="2026-05-28T13:00:39.791Z">
          <w:pPr>
            <w:numPr>
              <w:ilvl w:val="0"/>
              <w:numId w:val="13"/>
            </w:numPr>
          </w:pPr>
        </w:pPrChange>
      </w:pPr>
      <w:r w:rsidRPr="632DBAF3" w:rsidR="6FD8344A">
        <w:rPr>
          <w:b w:val="1"/>
          <w:bCs w:val="1"/>
          <w:lang w:val="en-US"/>
        </w:rPr>
        <w:t>Mand</w:t>
      </w:r>
      <w:del w:author="JUGELT Stefan" w:date="2026-05-20T14:23:00Z" w16du:dateUtc="2026-05-20T14:23:41Z" w:id="1553781442">
        <w:r w:rsidRPr="632DBAF3" w:rsidDel="00527100">
          <w:rPr>
            <w:b w:val="1"/>
            <w:bCs w:val="1"/>
            <w:lang w:val="en-US"/>
          </w:rPr>
          <w:delText>i</w:delText>
        </w:r>
      </w:del>
      <w:ins w:author="JUGELT Stefan" w:date="2026-05-20T14:23:00Z" w16du:dateUtc="2026-05-20T14:23:41Z" w:id="1679380611">
        <w:r w:rsidRPr="632DBAF3" w:rsidR="3A29BD79">
          <w:rPr>
            <w:b w:val="1"/>
            <w:bCs w:val="1"/>
            <w:lang w:val="en-US"/>
          </w:rPr>
          <w:t>a</w:t>
        </w:r>
      </w:ins>
      <w:r w:rsidRPr="632DBAF3" w:rsidR="6FD8344A">
        <w:rPr>
          <w:b w:val="1"/>
          <w:bCs w:val="1"/>
          <w:lang w:val="en-US"/>
        </w:rPr>
        <w:t>tory seat selection/preference no longer available</w:t>
      </w:r>
    </w:p>
    <w:p w:rsidR="00903DB9" w:rsidP="632DBAF3" w:rsidRDefault="00581E3F" w14:paraId="7DF09454" w14:textId="069F9C88">
      <w:pPr>
        <w:ind w:left="360"/>
        <w:jc w:val="both"/>
        <w:rPr>
          <w:lang w:val="en-US"/>
        </w:rPr>
        <w:pPrChange w:author="RECEVEUR Jean-Baptiste" w:date="2026-05-28T13:00:39.792Z">
          <w:pPr>
            <w:ind w:left="360"/>
          </w:pPr>
        </w:pPrChange>
      </w:pPr>
      <w:r w:rsidRPr="632DBAF3" w:rsidR="00581E3F">
        <w:rPr>
          <w:lang w:val="en-US"/>
        </w:rPr>
        <w:t>I</w:t>
      </w:r>
      <w:r w:rsidRPr="632DBAF3" w:rsidR="00DA0BC3">
        <w:rPr>
          <w:lang w:val="en-US"/>
        </w:rPr>
        <w:t xml:space="preserve">f the </w:t>
      </w:r>
      <w:r w:rsidRPr="632DBAF3" w:rsidR="00105D55">
        <w:rPr>
          <w:lang w:val="en-US"/>
        </w:rPr>
        <w:t xml:space="preserve">seat selection / preference is no longer available </w:t>
      </w:r>
      <w:r w:rsidRPr="632DBAF3" w:rsidR="00BD1BBA">
        <w:rPr>
          <w:lang w:val="en-US"/>
        </w:rPr>
        <w:t>this is returned</w:t>
      </w:r>
      <w:r w:rsidRPr="632DBAF3" w:rsidR="00F63875">
        <w:rPr>
          <w:lang w:val="en-US"/>
        </w:rPr>
        <w:t xml:space="preserve"> by the Distributor</w:t>
      </w:r>
      <w:r w:rsidRPr="632DBAF3" w:rsidR="00BD1BBA">
        <w:rPr>
          <w:lang w:val="en-US"/>
        </w:rPr>
        <w:t>, so Retailer can inform the TRANSPORT CUSTOMER</w:t>
      </w:r>
      <w:r w:rsidRPr="632DBAF3" w:rsidR="00B257AC">
        <w:rPr>
          <w:lang w:val="en-US"/>
        </w:rPr>
        <w:t>. If the seat selection was a fixed (payable) choice</w:t>
      </w:r>
      <w:r w:rsidRPr="632DBAF3" w:rsidR="00345A30">
        <w:rPr>
          <w:lang w:val="en-US"/>
        </w:rPr>
        <w:t xml:space="preserve">, </w:t>
      </w:r>
      <w:r w:rsidRPr="632DBAF3" w:rsidR="00C62B81">
        <w:rPr>
          <w:lang w:val="en-US"/>
        </w:rPr>
        <w:t>the TRANSPORT CUSTOMER</w:t>
      </w:r>
      <w:r w:rsidRPr="632DBAF3" w:rsidR="00BD1BBA">
        <w:rPr>
          <w:lang w:val="en-US"/>
        </w:rPr>
        <w:t xml:space="preserve"> c</w:t>
      </w:r>
      <w:r w:rsidRPr="632DBAF3" w:rsidR="00EC09CC">
        <w:rPr>
          <w:lang w:val="en-US"/>
        </w:rPr>
        <w:t>an c</w:t>
      </w:r>
      <w:r w:rsidRPr="632DBAF3" w:rsidR="00BD1BBA">
        <w:rPr>
          <w:lang w:val="en-US"/>
        </w:rPr>
        <w:t xml:space="preserve">hange his </w:t>
      </w:r>
      <w:r w:rsidRPr="632DBAF3" w:rsidR="008B6F6D">
        <w:rPr>
          <w:lang w:val="en-US"/>
        </w:rPr>
        <w:t xml:space="preserve">selection. </w:t>
      </w:r>
    </w:p>
    <w:p w:rsidR="006C56E3" w:rsidP="632DBAF3" w:rsidRDefault="423E981D" w14:paraId="74F646E2" w14:textId="77777777">
      <w:pPr>
        <w:numPr>
          <w:ilvl w:val="0"/>
          <w:numId w:val="13"/>
        </w:numPr>
        <w:jc w:val="both"/>
        <w:rPr>
          <w:b w:val="1"/>
          <w:bCs w:val="1"/>
          <w:lang w:val="en-US"/>
        </w:rPr>
        <w:pPrChange w:author="RECEVEUR Jean-Baptiste" w:date="2026-05-28T13:00:39.792Z">
          <w:pPr>
            <w:numPr>
              <w:ilvl w:val="0"/>
              <w:numId w:val="13"/>
            </w:numPr>
          </w:pPr>
        </w:pPrChange>
      </w:pPr>
      <w:commentRangeStart w:id="117"/>
      <w:commentRangeStart w:id="118"/>
      <w:commentRangeStart w:id="119"/>
      <w:r w:rsidRPr="632DBAF3" w:rsidR="423E981D">
        <w:rPr>
          <w:b w:val="1"/>
          <w:bCs w:val="1"/>
          <w:lang w:val="en-US"/>
        </w:rPr>
        <w:t>Passenger blacklist</w:t>
      </w:r>
    </w:p>
    <w:p w:rsidR="0CEF64DD" w:rsidP="632DBAF3" w:rsidRDefault="68CC151A" w14:paraId="309DD4DE" w14:textId="74526F93">
      <w:pPr>
        <w:ind w:left="360"/>
        <w:jc w:val="both"/>
        <w:rPr>
          <w:lang w:val="en-US"/>
        </w:rPr>
        <w:pPrChange w:author="RECEVEUR Jean-Baptiste" w:date="2026-05-28T13:00:39.793Z">
          <w:pPr>
            <w:ind w:left="360"/>
          </w:pPr>
        </w:pPrChange>
      </w:pPr>
      <w:r w:rsidRPr="632DBAF3" w:rsidR="68CC151A">
        <w:rPr>
          <w:lang w:val="en-US"/>
        </w:rPr>
        <w:t xml:space="preserve">Retailer </w:t>
      </w:r>
      <w:commentRangeStart w:id="120"/>
      <w:r w:rsidRPr="632DBAF3" w:rsidR="68CC151A">
        <w:rPr>
          <w:lang w:val="en-US"/>
        </w:rPr>
        <w:t>should know w</w:t>
      </w:r>
      <w:commentRangeEnd w:id="120"/>
      <w:r>
        <w:rPr>
          <w:rStyle w:val="CommentReference"/>
        </w:rPr>
        <w:commentReference w:id="120"/>
      </w:r>
      <w:r w:rsidRPr="632DBAF3" w:rsidR="68CC151A">
        <w:rPr>
          <w:lang w:val="en-US"/>
        </w:rPr>
        <w:t xml:space="preserve">hen one of the </w:t>
      </w:r>
      <w:r w:rsidRPr="632DBAF3" w:rsidR="01E37DDF">
        <w:rPr>
          <w:lang w:val="en-US"/>
        </w:rPr>
        <w:t xml:space="preserve">operators has a Passenger blacklist. If this is a case, the retailer must use the passenger data to check against this blacklist just before </w:t>
      </w:r>
      <w:r w:rsidRPr="632DBAF3" w:rsidR="39465840">
        <w:rPr>
          <w:lang w:val="en-US"/>
        </w:rPr>
        <w:t xml:space="preserve">customer payment. </w:t>
      </w:r>
      <w:r w:rsidRPr="632DBAF3" w:rsidR="15478209">
        <w:rPr>
          <w:lang w:val="en-US"/>
        </w:rPr>
        <w:t>The response returns an appropriate refusal reason without disclosing the specific blacklist reason to the end user.</w:t>
      </w:r>
      <w:r w:rsidRPr="632DBAF3" w:rsidR="003E5112">
        <w:rPr>
          <w:highlight w:val="yellow"/>
          <w:lang w:val="en-US"/>
        </w:rPr>
        <w:t>interaction with distributor</w:t>
      </w:r>
      <w:commentRangeEnd w:id="117"/>
      <w:r>
        <w:rPr>
          <w:rStyle w:val="CommentReference"/>
        </w:rPr>
        <w:commentReference w:id="117"/>
      </w:r>
      <w:commentRangeEnd w:id="118"/>
      <w:r>
        <w:rPr>
          <w:rStyle w:val="CommentReference"/>
        </w:rPr>
        <w:commentReference w:id="118"/>
      </w:r>
      <w:commentRangeEnd w:id="119"/>
      <w:r>
        <w:rPr>
          <w:rStyle w:val="CommentReference"/>
        </w:rPr>
        <w:commentReference w:id="119"/>
      </w:r>
    </w:p>
    <w:p w:rsidRPr="006C56E3" w:rsidR="006C56E3" w:rsidP="632DBAF3" w:rsidRDefault="00EA7E3A" w14:paraId="0FD37E87" w14:textId="77777777">
      <w:pPr>
        <w:numPr>
          <w:ilvl w:val="0"/>
          <w:numId w:val="13"/>
        </w:numPr>
        <w:jc w:val="both"/>
        <w:rPr>
          <w:lang w:val="en-US"/>
        </w:rPr>
        <w:pPrChange w:author="RECEVEUR Jean-Baptiste" w:date="2026-05-28T13:00:39.794Z">
          <w:pPr>
            <w:numPr>
              <w:ilvl w:val="0"/>
              <w:numId w:val="13"/>
            </w:numPr>
          </w:pPr>
        </w:pPrChange>
      </w:pPr>
      <w:r w:rsidRPr="632DBAF3" w:rsidR="00EA7E3A">
        <w:rPr>
          <w:b w:val="1"/>
          <w:bCs w:val="1"/>
          <w:lang w:val="en-US"/>
        </w:rPr>
        <w:t>Inventory release</w:t>
      </w:r>
      <w:r w:rsidRPr="632DBAF3" w:rsidR="00291109">
        <w:rPr>
          <w:b w:val="1"/>
          <w:bCs w:val="1"/>
          <w:lang w:val="en-US"/>
        </w:rPr>
        <w:t xml:space="preserve"> </w:t>
      </w:r>
      <w:r w:rsidRPr="632DBAF3" w:rsidR="007D5D41">
        <w:rPr>
          <w:b w:val="1"/>
          <w:bCs w:val="1"/>
          <w:lang w:val="en-US"/>
        </w:rPr>
        <w:t>at time limit exceed</w:t>
      </w:r>
    </w:p>
    <w:p w:rsidRPr="006C56E3" w:rsidR="00291109" w:rsidP="632DBAF3" w:rsidRDefault="00291109" w14:paraId="66AD8798" w14:textId="4F83D6C7">
      <w:pPr>
        <w:ind w:left="360"/>
        <w:jc w:val="both"/>
        <w:rPr>
          <w:lang w:val="en-US"/>
        </w:rPr>
        <w:pPrChange w:author="RECEVEUR Jean-Baptiste" w:date="2026-05-28T13:00:39.794Z">
          <w:pPr>
            <w:ind w:left="360"/>
          </w:pPr>
        </w:pPrChange>
      </w:pPr>
      <w:r w:rsidRPr="632DBAF3" w:rsidR="00291109">
        <w:rPr>
          <w:lang w:val="en-US"/>
        </w:rPr>
        <w:t>If the time limit is exceeded</w:t>
      </w:r>
      <w:r w:rsidRPr="632DBAF3" w:rsidR="007D5D41">
        <w:rPr>
          <w:lang w:val="en-US"/>
        </w:rPr>
        <w:t xml:space="preserve">, the Retailer can ask the TRANSPORT CUSTOMER if </w:t>
      </w:r>
      <w:r w:rsidRPr="632DBAF3" w:rsidR="00A22C63">
        <w:rPr>
          <w:lang w:val="en-US"/>
        </w:rPr>
        <w:t xml:space="preserve">he still want to purchase. If so, the Retailer </w:t>
      </w:r>
      <w:r w:rsidRPr="632DBAF3" w:rsidR="00E9410C">
        <w:rPr>
          <w:lang w:val="en-US"/>
        </w:rPr>
        <w:t>asks for a new time limit</w:t>
      </w:r>
      <w:r w:rsidRPr="632DBAF3" w:rsidR="00C5252B">
        <w:rPr>
          <w:lang w:val="en-US"/>
        </w:rPr>
        <w:t xml:space="preserve">. If not the Retailer releases the preliminary booking. </w:t>
      </w:r>
    </w:p>
    <w:p w:rsidRPr="00C446F5" w:rsidR="00430C80" w:rsidP="632DBAF3" w:rsidRDefault="00430C80" w14:paraId="1AE90663" w14:textId="4403F3D2">
      <w:pPr>
        <w:ind w:left="360"/>
        <w:jc w:val="both"/>
        <w:rPr>
          <w:lang w:val="en-US"/>
        </w:rPr>
        <w:pPrChange w:author="RECEVEUR Jean-Baptiste" w:date="2026-05-28T13:00:39.794Z">
          <w:pPr>
            <w:ind w:left="360"/>
          </w:pPr>
        </w:pPrChange>
      </w:pPr>
      <w:r w:rsidRPr="632DBAF3" w:rsidR="00430C80">
        <w:rPr>
          <w:lang w:val="en-US"/>
        </w:rPr>
        <w:t xml:space="preserve">If the </w:t>
      </w:r>
      <w:r w:rsidRPr="632DBAF3" w:rsidR="00C446F5">
        <w:rPr>
          <w:lang w:val="en-US"/>
        </w:rPr>
        <w:t>Retailer does n</w:t>
      </w:r>
      <w:r w:rsidRPr="632DBAF3" w:rsidR="00C446F5">
        <w:rPr>
          <w:lang w:val="en-US"/>
        </w:rPr>
        <w:t xml:space="preserve">ot finalize the preliminary booked SALES OFFER PARTS within the time limit, the </w:t>
      </w:r>
      <w:r w:rsidRPr="632DBAF3" w:rsidR="007F3431">
        <w:rPr>
          <w:lang w:val="en-US"/>
        </w:rPr>
        <w:t xml:space="preserve">Distributor contacts all operators to release inventory. </w:t>
      </w:r>
    </w:p>
    <w:p w:rsidRPr="00F81EE7" w:rsidR="00F81EE7" w:rsidP="632DBAF3" w:rsidRDefault="00F81EE7" w14:paraId="3CD85BB1" w14:textId="15D51B51">
      <w:pPr>
        <w:numPr>
          <w:ilvl w:val="0"/>
          <w:numId w:val="13"/>
        </w:numPr>
        <w:jc w:val="both"/>
        <w:rPr/>
        <w:pPrChange w:author="RECEVEUR Jean-Baptiste" w:date="2026-05-28T13:00:39.794Z">
          <w:pPr>
            <w:numPr>
              <w:ilvl w:val="0"/>
              <w:numId w:val="13"/>
            </w:numPr>
          </w:pPr>
        </w:pPrChange>
      </w:pPr>
      <w:r w:rsidRPr="632DBAF3" w:rsidR="00F81EE7">
        <w:rPr>
          <w:b w:val="1"/>
          <w:bCs w:val="1"/>
          <w:lang w:val="fr-FR"/>
        </w:rPr>
        <w:t>Single anonymous travel</w:t>
      </w:r>
      <w:r w:rsidR="00F81EE7">
        <w:rPr/>
        <w:t> </w:t>
      </w:r>
    </w:p>
    <w:p w:rsidRPr="00F81EE7" w:rsidR="00F81EE7" w:rsidP="632DBAF3" w:rsidRDefault="00672991" w14:paraId="1A010BB4" w14:textId="62A42592">
      <w:pPr>
        <w:ind w:left="360"/>
        <w:jc w:val="both"/>
        <w:rPr>
          <w:lang w:val="en-US"/>
        </w:rPr>
        <w:pPrChange w:author="RECEVEUR Jean-Baptiste" w:date="2026-05-28T13:00:39.794Z">
          <w:pPr>
            <w:ind w:left="360"/>
          </w:pPr>
        </w:pPrChange>
      </w:pPr>
      <w:r w:rsidRPr="632DBAF3" w:rsidR="00672991">
        <w:rPr>
          <w:lang w:val="en-US"/>
        </w:rPr>
        <w:t>If the TRANSPORT CUSTOMER has an ano</w:t>
      </w:r>
      <w:r w:rsidRPr="632DBAF3" w:rsidR="00A27E2E">
        <w:rPr>
          <w:lang w:val="en-US"/>
        </w:rPr>
        <w:t>nymous travel profile</w:t>
      </w:r>
      <w:r w:rsidRPr="632DBAF3" w:rsidR="00F32D48">
        <w:rPr>
          <w:lang w:val="en-US"/>
        </w:rPr>
        <w:t xml:space="preserve">, the Retailer </w:t>
      </w:r>
      <w:r w:rsidRPr="632DBAF3" w:rsidR="008761B6">
        <w:rPr>
          <w:lang w:val="en-US"/>
        </w:rPr>
        <w:t xml:space="preserve">uses this function </w:t>
      </w:r>
      <w:r w:rsidRPr="632DBAF3" w:rsidR="00EA1B80">
        <w:rPr>
          <w:lang w:val="en-US"/>
        </w:rPr>
        <w:t>for those operators that support this, making sure that</w:t>
      </w:r>
      <w:r w:rsidRPr="632DBAF3" w:rsidR="004E2365">
        <w:rPr>
          <w:lang w:val="en-US"/>
        </w:rPr>
        <w:t xml:space="preserve"> anonymous travel is used where supported. </w:t>
      </w:r>
      <w:r w:rsidRPr="632DBAF3" w:rsidR="00F81EE7">
        <w:rPr>
          <w:lang w:val="en-US"/>
        </w:rPr>
        <w:t>  </w:t>
      </w:r>
    </w:p>
    <w:p w:rsidRPr="004E2365" w:rsidR="004E2365" w:rsidP="632DBAF3" w:rsidRDefault="00A17B20" w14:paraId="5D3815C9" w14:textId="77777777">
      <w:pPr>
        <w:numPr>
          <w:ilvl w:val="0"/>
          <w:numId w:val="13"/>
        </w:numPr>
        <w:jc w:val="both"/>
        <w:rPr>
          <w:lang w:val="en-US"/>
        </w:rPr>
        <w:pPrChange w:author="RECEVEUR Jean-Baptiste" w:date="2026-05-28T13:00:39.794Z">
          <w:pPr>
            <w:numPr>
              <w:ilvl w:val="0"/>
              <w:numId w:val="13"/>
            </w:numPr>
          </w:pPr>
        </w:pPrChange>
      </w:pPr>
      <w:r w:rsidRPr="632DBAF3" w:rsidR="00A17B20">
        <w:rPr>
          <w:b w:val="1"/>
          <w:bCs w:val="1"/>
          <w:lang w:val="en-US"/>
        </w:rPr>
        <w:t>Post-</w:t>
      </w:r>
      <w:r w:rsidRPr="632DBAF3" w:rsidR="00A17B20">
        <w:rPr>
          <w:b w:val="1"/>
          <w:bCs w:val="1"/>
          <w:lang w:val="fr-FR"/>
        </w:rPr>
        <w:t>Booking</w:t>
      </w:r>
      <w:r w:rsidRPr="632DBAF3" w:rsidR="00A17B20">
        <w:rPr>
          <w:b w:val="1"/>
          <w:bCs w:val="1"/>
          <w:lang w:val="en-US"/>
        </w:rPr>
        <w:t xml:space="preserve"> Add-On</w:t>
      </w:r>
    </w:p>
    <w:p w:rsidRPr="00672991" w:rsidR="00A17B20" w:rsidP="632DBAF3" w:rsidRDefault="08D0A0E9" w14:paraId="389D3001" w14:textId="148B3A23">
      <w:pPr>
        <w:ind w:left="360"/>
        <w:jc w:val="both"/>
        <w:rPr>
          <w:lang w:val="en-US"/>
        </w:rPr>
        <w:pPrChange w:author="RECEVEUR Jean-Baptiste" w:date="2026-05-28T13:00:39.795Z">
          <w:pPr>
            <w:ind w:left="360"/>
          </w:pPr>
        </w:pPrChange>
      </w:pPr>
      <w:r w:rsidRPr="632DBAF3" w:rsidR="08D0A0E9">
        <w:rPr>
          <w:lang w:val="en-US"/>
        </w:rPr>
        <w:t xml:space="preserve">The Retailer can </w:t>
      </w:r>
      <w:del w:author="Bourdelin, Sonia" w:date="2026-05-26T16:01:00Z" w16du:dateUtc="2026-05-26T16:01:32Z" w:id="2270287">
        <w:r w:rsidRPr="632DBAF3" w:rsidDel="003432A5">
          <w:rPr>
            <w:lang w:val="en-US"/>
          </w:rPr>
          <w:delText>adding</w:delText>
        </w:r>
      </w:del>
      <w:ins w:author="Bourdelin, Sonia" w:date="2026-05-26T16:01:00Z" w16du:dateUtc="2026-05-26T16:01:32Z" w:id="678470877">
        <w:r w:rsidRPr="632DBAF3" w:rsidR="77172BAA">
          <w:rPr>
            <w:lang w:val="en-US"/>
          </w:rPr>
          <w:t>add</w:t>
        </w:r>
      </w:ins>
      <w:r w:rsidRPr="632DBAF3" w:rsidR="519FF26B">
        <w:rPr>
          <w:lang w:val="en-US"/>
        </w:rPr>
        <w:t xml:space="preserve"> ancillary services, seat upgrades, or optional reservations to an existing confirmed booking without cancelling the original booking. The </w:t>
      </w:r>
      <w:r w:rsidRPr="632DBAF3" w:rsidR="13403C7F">
        <w:rPr>
          <w:lang w:val="en-US"/>
        </w:rPr>
        <w:t xml:space="preserve">Distributor </w:t>
      </w:r>
      <w:r w:rsidRPr="632DBAF3" w:rsidR="519FF26B">
        <w:rPr>
          <w:lang w:val="en-US"/>
        </w:rPr>
        <w:t>return</w:t>
      </w:r>
      <w:r w:rsidRPr="632DBAF3" w:rsidR="13403C7F">
        <w:rPr>
          <w:lang w:val="en-US"/>
        </w:rPr>
        <w:t>s</w:t>
      </w:r>
      <w:r w:rsidRPr="632DBAF3" w:rsidR="519FF26B">
        <w:rPr>
          <w:lang w:val="en-US"/>
        </w:rPr>
        <w:t xml:space="preserve"> the updated order with new price and fulfillment details. </w:t>
      </w:r>
    </w:p>
    <w:p w:rsidRPr="004E2365" w:rsidR="004E2365" w:rsidP="632DBAF3" w:rsidRDefault="75DA1943" w14:paraId="4BC52DB9" w14:textId="77777777">
      <w:pPr>
        <w:numPr>
          <w:ilvl w:val="0"/>
          <w:numId w:val="13"/>
        </w:numPr>
        <w:ind w:left="708"/>
        <w:jc w:val="both"/>
        <w:rPr>
          <w:lang w:val="en-US"/>
        </w:rPr>
        <w:pPrChange w:author="RECEVEUR Jean-Baptiste" w:date="2026-05-28T13:00:39.795Z">
          <w:pPr>
            <w:numPr>
              <w:ilvl w:val="0"/>
              <w:numId w:val="13"/>
            </w:numPr>
            <w:ind w:left="708"/>
          </w:pPr>
        </w:pPrChange>
      </w:pPr>
      <w:r w:rsidRPr="632DBAF3" w:rsidR="75DA1943">
        <w:rPr>
          <w:b w:val="1"/>
          <w:bCs w:val="1"/>
          <w:lang w:val="en-US"/>
        </w:rPr>
        <w:t>Price calculation</w:t>
      </w:r>
      <w:commentRangeStart w:id="123"/>
      <w:r w:rsidRPr="632DBAF3" w:rsidR="75DA1943">
        <w:rPr>
          <w:b w:val="1"/>
          <w:bCs w:val="1"/>
          <w:lang w:val="en-US"/>
        </w:rPr>
        <w:t xml:space="preserve"> </w:t>
      </w:r>
      <w:r w:rsidRPr="632DBAF3" w:rsidR="75DA1943">
        <w:rPr>
          <w:b w:val="1"/>
          <w:bCs w:val="1"/>
          <w:lang w:val="fr-FR"/>
        </w:rPr>
        <w:t>after</w:t>
      </w:r>
      <w:r w:rsidRPr="632DBAF3" w:rsidR="75DA1943">
        <w:rPr>
          <w:b w:val="1"/>
          <w:bCs w:val="1"/>
          <w:lang w:val="en-US"/>
        </w:rPr>
        <w:t xml:space="preserve"> the trip</w:t>
      </w:r>
      <w:commentRangeEnd w:id="123"/>
      <w:r>
        <w:rPr>
          <w:rStyle w:val="CommentReference"/>
        </w:rPr>
        <w:commentReference w:id="123"/>
      </w:r>
    </w:p>
    <w:p w:rsidRPr="004E2365" w:rsidR="0086227A" w:rsidP="632DBAF3" w:rsidRDefault="75DA1943" w14:paraId="25D96740" w14:textId="00A3F350">
      <w:pPr>
        <w:ind w:left="348"/>
        <w:jc w:val="both"/>
        <w:rPr>
          <w:lang w:val="en-US"/>
        </w:rPr>
        <w:pPrChange w:author="RECEVEUR Jean-Baptiste" w:date="2026-05-28T13:00:39.795Z">
          <w:pPr>
            <w:ind w:left="348"/>
          </w:pPr>
        </w:pPrChange>
      </w:pPr>
      <w:r w:rsidRPr="632DBAF3" w:rsidR="75DA1943">
        <w:rPr>
          <w:lang w:val="en-US"/>
        </w:rPr>
        <w:t xml:space="preserve">In </w:t>
      </w:r>
      <w:r w:rsidRPr="632DBAF3" w:rsidR="77EC94A9">
        <w:rPr>
          <w:lang w:val="en-US"/>
        </w:rPr>
        <w:t>sales processes like Fairtiq BeIN-BeOUT</w:t>
      </w:r>
      <w:r w:rsidRPr="632DBAF3" w:rsidR="286B27AB">
        <w:rPr>
          <w:lang w:val="en-US"/>
        </w:rPr>
        <w:t xml:space="preserve"> or chipcard / EMV CheckIN-CheckOUT</w:t>
      </w:r>
      <w:r w:rsidRPr="632DBAF3" w:rsidR="2C54636A">
        <w:rPr>
          <w:lang w:val="en-US"/>
        </w:rPr>
        <w:t xml:space="preserve"> </w:t>
      </w:r>
      <w:r w:rsidRPr="632DBAF3" w:rsidR="30E162C0">
        <w:rPr>
          <w:lang w:val="en-US"/>
        </w:rPr>
        <w:t xml:space="preserve">this </w:t>
      </w:r>
      <w:del w:author="Bourdelin, Sonia" w:date="2026-05-26T16:01:00Z" w16du:dateUtc="2026-05-26T16:01:47Z" w:id="348162529">
        <w:r w:rsidRPr="632DBAF3" w:rsidDel="0086227A">
          <w:rPr>
            <w:lang w:val="en-US"/>
          </w:rPr>
          <w:delText>proces</w:delText>
        </w:r>
      </w:del>
      <w:ins w:author="Bourdelin, Sonia" w:date="2026-05-26T16:01:00Z" w16du:dateUtc="2026-05-26T16:01:47Z" w:id="1806904516">
        <w:r w:rsidRPr="632DBAF3" w:rsidR="46D2352D">
          <w:rPr>
            <w:lang w:val="en-US"/>
          </w:rPr>
          <w:t>process</w:t>
        </w:r>
      </w:ins>
      <w:r w:rsidRPr="632DBAF3" w:rsidR="30E162C0">
        <w:rPr>
          <w:lang w:val="en-US"/>
        </w:rPr>
        <w:t xml:space="preserve"> can be follow</w:t>
      </w:r>
      <w:r w:rsidRPr="632DBAF3" w:rsidR="1DE4BE3B">
        <w:rPr>
          <w:lang w:val="en-US"/>
        </w:rPr>
        <w:t xml:space="preserve">ed after the trip. </w:t>
      </w:r>
      <w:r w:rsidRPr="632DBAF3" w:rsidR="0F0AFACB">
        <w:rPr>
          <w:lang w:val="en-US"/>
        </w:rPr>
        <w:t xml:space="preserve">The </w:t>
      </w:r>
      <w:commentRangeStart w:id="126"/>
      <w:commentRangeStart w:id="127"/>
      <w:commentRangeStart w:id="128"/>
      <w:commentRangeStart w:id="129"/>
      <w:r w:rsidRPr="632DBAF3" w:rsidR="0F0AFACB">
        <w:rPr>
          <w:lang w:val="en-US"/>
        </w:rPr>
        <w:t>Retailer</w:t>
      </w:r>
      <w:commentRangeEnd w:id="126"/>
      <w:r>
        <w:rPr>
          <w:rStyle w:val="CommentReference"/>
        </w:rPr>
        <w:commentReference w:id="126"/>
      </w:r>
      <w:commentRangeEnd w:id="127"/>
      <w:r>
        <w:rPr>
          <w:rStyle w:val="CommentReference"/>
        </w:rPr>
        <w:commentReference w:id="127"/>
      </w:r>
      <w:commentRangeEnd w:id="128"/>
      <w:r>
        <w:rPr>
          <w:rStyle w:val="CommentReference"/>
        </w:rPr>
        <w:commentReference w:id="128"/>
      </w:r>
      <w:commentRangeEnd w:id="129"/>
      <w:r>
        <w:rPr>
          <w:rStyle w:val="CommentReference"/>
        </w:rPr>
        <w:commentReference w:id="129"/>
      </w:r>
      <w:r w:rsidRPr="632DBAF3" w:rsidR="0F0AFACB">
        <w:rPr>
          <w:lang w:val="en-US"/>
        </w:rPr>
        <w:t xml:space="preserve"> can collect all relevant TRIP and product information</w:t>
      </w:r>
      <w:r w:rsidRPr="632DBAF3" w:rsidR="7ABD19EE">
        <w:rPr>
          <w:lang w:val="en-US"/>
        </w:rPr>
        <w:t xml:space="preserve">, during the TRAVEL. After the TRAVEL, </w:t>
      </w:r>
      <w:r w:rsidRPr="632DBAF3" w:rsidR="5C386591">
        <w:rPr>
          <w:lang w:val="en-US"/>
        </w:rPr>
        <w:t xml:space="preserve">the </w:t>
      </w:r>
      <w:r w:rsidRPr="632DBAF3" w:rsidR="3971FE07">
        <w:rPr>
          <w:lang w:val="en-US"/>
        </w:rPr>
        <w:t xml:space="preserve">Retailer can </w:t>
      </w:r>
      <w:r w:rsidRPr="632DBAF3" w:rsidR="17C29967">
        <w:rPr>
          <w:lang w:val="en-US"/>
        </w:rPr>
        <w:t xml:space="preserve">finalize the transaction. </w:t>
      </w:r>
    </w:p>
    <w:p w:rsidRPr="004E2365" w:rsidR="004E2365" w:rsidP="632DBAF3" w:rsidRDefault="00CC3E9F" w14:paraId="3F78E126" w14:textId="77777777">
      <w:pPr>
        <w:numPr>
          <w:ilvl w:val="0"/>
          <w:numId w:val="13"/>
        </w:numPr>
        <w:jc w:val="both"/>
        <w:rPr>
          <w:lang w:val="en-US"/>
        </w:rPr>
        <w:pPrChange w:author="RECEVEUR Jean-Baptiste" w:date="2026-05-28T13:00:39.796Z">
          <w:pPr>
            <w:numPr>
              <w:ilvl w:val="0"/>
              <w:numId w:val="13"/>
            </w:numPr>
          </w:pPr>
        </w:pPrChange>
      </w:pPr>
      <w:r w:rsidRPr="632DBAF3" w:rsidR="00CC3E9F">
        <w:rPr>
          <w:b w:val="1"/>
          <w:bCs w:val="1"/>
          <w:lang w:val="en-US"/>
        </w:rPr>
        <w:t xml:space="preserve">Longer time limit for </w:t>
      </w:r>
      <w:r w:rsidRPr="632DBAF3" w:rsidR="00A771CA">
        <w:rPr>
          <w:b w:val="1"/>
          <w:bCs w:val="1"/>
          <w:lang w:val="en-US"/>
        </w:rPr>
        <w:t xml:space="preserve">special Transport customer </w:t>
      </w:r>
      <w:r w:rsidRPr="632DBAF3" w:rsidR="00A771CA">
        <w:rPr>
          <w:b w:val="1"/>
          <w:bCs w:val="1"/>
          <w:lang w:val="en-US"/>
        </w:rPr>
        <w:t>processes</w:t>
      </w:r>
    </w:p>
    <w:p w:rsidR="004E2365" w:rsidP="632DBAF3" w:rsidRDefault="00944B4C" w14:paraId="25B39AB5" w14:textId="77777777">
      <w:pPr>
        <w:ind w:left="360"/>
        <w:jc w:val="both"/>
        <w:rPr>
          <w:lang w:val="en-US"/>
        </w:rPr>
        <w:pPrChange w:author="RECEVEUR Jean-Baptiste" w:date="2026-05-28T13:00:39.796Z">
          <w:pPr>
            <w:ind w:left="360"/>
          </w:pPr>
        </w:pPrChange>
      </w:pPr>
      <w:r w:rsidRPr="632DBAF3" w:rsidR="00944B4C">
        <w:rPr>
          <w:lang w:val="en-US"/>
        </w:rPr>
        <w:t xml:space="preserve">Holding an offer beyond the standard offer lifetime </w:t>
      </w:r>
      <w:r w:rsidRPr="632DBAF3" w:rsidR="00296C11">
        <w:rPr>
          <w:lang w:val="en-US"/>
        </w:rPr>
        <w:t>can be</w:t>
      </w:r>
      <w:r w:rsidRPr="632DBAF3" w:rsidR="00944B4C">
        <w:rPr>
          <w:lang w:val="en-US"/>
        </w:rPr>
        <w:t xml:space="preserve"> a chargeable service defined unilaterally by the operator</w:t>
      </w:r>
      <w:r w:rsidRPr="632DBAF3" w:rsidR="00AA53DC">
        <w:rPr>
          <w:lang w:val="en-US"/>
        </w:rPr>
        <w:t>(s</w:t>
      </w:r>
      <w:r w:rsidRPr="632DBAF3" w:rsidR="00AA53DC">
        <w:rPr>
          <w:lang w:val="en-US"/>
        </w:rPr>
        <w:t>)</w:t>
      </w:r>
      <w:r w:rsidRPr="632DBAF3" w:rsidR="00944B4C">
        <w:rPr>
          <w:lang w:val="en-US"/>
        </w:rPr>
        <w:t>. The operator publish</w:t>
      </w:r>
      <w:r w:rsidRPr="632DBAF3" w:rsidR="00237603">
        <w:rPr>
          <w:lang w:val="en-US"/>
        </w:rPr>
        <w:t>es</w:t>
      </w:r>
      <w:r w:rsidRPr="632DBAF3" w:rsidR="00944B4C">
        <w:rPr>
          <w:lang w:val="en-US"/>
        </w:rPr>
        <w:t xml:space="preserve"> the applicable hold fee, maximum hold duration (e.g. 24 hours), and the fee collection method</w:t>
      </w:r>
      <w:r w:rsidRPr="632DBAF3" w:rsidR="005E6C94">
        <w:rPr>
          <w:lang w:val="en-US"/>
        </w:rPr>
        <w:t xml:space="preserve">. </w:t>
      </w:r>
      <w:r w:rsidRPr="632DBAF3" w:rsidR="00944B4C">
        <w:rPr>
          <w:lang w:val="en-US"/>
        </w:rPr>
        <w:t xml:space="preserve">The </w:t>
      </w:r>
      <w:r w:rsidRPr="632DBAF3" w:rsidR="00C25D79">
        <w:rPr>
          <w:lang w:val="en-US"/>
        </w:rPr>
        <w:t xml:space="preserve">Distributor </w:t>
      </w:r>
      <w:r w:rsidRPr="632DBAF3" w:rsidR="00944B4C">
        <w:rPr>
          <w:lang w:val="en-US"/>
        </w:rPr>
        <w:t>return</w:t>
      </w:r>
      <w:r w:rsidRPr="632DBAF3" w:rsidR="00C25D79">
        <w:rPr>
          <w:lang w:val="en-US"/>
        </w:rPr>
        <w:t>s</w:t>
      </w:r>
      <w:r w:rsidRPr="632DBAF3" w:rsidR="00944B4C">
        <w:rPr>
          <w:lang w:val="en-US"/>
        </w:rPr>
        <w:t xml:space="preserve"> the hold fee amount and currency in the offer response when an on-hold option is available; </w:t>
      </w:r>
      <w:r w:rsidRPr="632DBAF3" w:rsidR="00F3741D">
        <w:rPr>
          <w:lang w:val="en-US"/>
        </w:rPr>
        <w:t>a hold</w:t>
      </w:r>
      <w:r w:rsidRPr="632DBAF3" w:rsidR="00944B4C">
        <w:rPr>
          <w:lang w:val="en-US"/>
        </w:rPr>
        <w:t xml:space="preserve"> require</w:t>
      </w:r>
      <w:r w:rsidRPr="632DBAF3" w:rsidR="00F3741D">
        <w:rPr>
          <w:lang w:val="en-US"/>
        </w:rPr>
        <w:t>s</w:t>
      </w:r>
      <w:r w:rsidRPr="632DBAF3" w:rsidR="00944B4C">
        <w:rPr>
          <w:lang w:val="en-US"/>
        </w:rPr>
        <w:t xml:space="preserve"> explicit distributor acceptance of the fee before activating the hold</w:t>
      </w:r>
      <w:r w:rsidRPr="632DBAF3" w:rsidR="00F3741D">
        <w:rPr>
          <w:lang w:val="en-US"/>
        </w:rPr>
        <w:t xml:space="preserve"> by the Retailer. The distributor</w:t>
      </w:r>
      <w:r w:rsidRPr="632DBAF3" w:rsidR="00944B4C">
        <w:rPr>
          <w:lang w:val="en-US"/>
        </w:rPr>
        <w:t xml:space="preserve"> return</w:t>
      </w:r>
      <w:r w:rsidRPr="632DBAF3" w:rsidR="00F3741D">
        <w:rPr>
          <w:lang w:val="en-US"/>
        </w:rPr>
        <w:t>s</w:t>
      </w:r>
      <w:r w:rsidRPr="632DBAF3" w:rsidR="00944B4C">
        <w:rPr>
          <w:lang w:val="en-US"/>
        </w:rPr>
        <w:t xml:space="preserve"> a hold reference, hold expiry timestamp, and confirmation of the amount that will be charged</w:t>
      </w:r>
      <w:r w:rsidRPr="632DBAF3" w:rsidR="004E507C">
        <w:rPr>
          <w:lang w:val="en-US"/>
        </w:rPr>
        <w:t xml:space="preserve">. </w:t>
      </w:r>
    </w:p>
    <w:p w:rsidRPr="00F81EE7" w:rsidR="00CC3E9F" w:rsidP="632DBAF3" w:rsidRDefault="00EF6E07" w14:paraId="0DBFB560" w14:textId="643378F1">
      <w:pPr>
        <w:ind w:left="360"/>
        <w:jc w:val="both"/>
        <w:rPr>
          <w:lang w:val="en-US"/>
        </w:rPr>
        <w:pPrChange w:author="RECEVEUR Jean-Baptiste" w:date="2026-05-28T13:00:39.796Z">
          <w:pPr>
            <w:ind w:left="360"/>
          </w:pPr>
        </w:pPrChange>
      </w:pPr>
      <w:r w:rsidRPr="632DBAF3" w:rsidR="00EF6E07">
        <w:rPr>
          <w:lang w:val="en-US"/>
        </w:rPr>
        <w:t xml:space="preserve">The Retailer can </w:t>
      </w:r>
      <w:r w:rsidRPr="632DBAF3" w:rsidR="00944B4C">
        <w:rPr>
          <w:lang w:val="en-US"/>
        </w:rPr>
        <w:t>releas</w:t>
      </w:r>
      <w:r w:rsidRPr="632DBAF3" w:rsidR="00EF6E07">
        <w:rPr>
          <w:lang w:val="en-US"/>
        </w:rPr>
        <w:t>e</w:t>
      </w:r>
      <w:r w:rsidRPr="632DBAF3" w:rsidR="00944B4C">
        <w:rPr>
          <w:lang w:val="en-US"/>
        </w:rPr>
        <w:t xml:space="preserve"> the hold before expiry with appropriate fee treatment per operator rules (e.g. fee forfeited or refunded). The consumer-facing price </w:t>
      </w:r>
      <w:r w:rsidRPr="632DBAF3" w:rsidR="00FA5774">
        <w:rPr>
          <w:lang w:val="en-US"/>
        </w:rPr>
        <w:t xml:space="preserve">can be </w:t>
      </w:r>
      <w:r w:rsidRPr="632DBAF3" w:rsidR="00944B4C">
        <w:rPr>
          <w:lang w:val="en-US"/>
        </w:rPr>
        <w:t>distinguis</w:t>
      </w:r>
      <w:r w:rsidRPr="632DBAF3" w:rsidR="00FA5774">
        <w:rPr>
          <w:lang w:val="en-US"/>
        </w:rPr>
        <w:t>hes</w:t>
      </w:r>
      <w:r w:rsidRPr="632DBAF3" w:rsidR="00944B4C">
        <w:rPr>
          <w:lang w:val="en-US"/>
        </w:rPr>
        <w:t xml:space="preserve"> the hold fee from the transport fare.</w:t>
      </w:r>
    </w:p>
    <w:p w:rsidRPr="00F81EE7" w:rsidR="00F81EE7" w:rsidP="632DBAF3" w:rsidRDefault="00F81EE7" w14:paraId="7FDE4BFA" w14:textId="77777777">
      <w:pPr>
        <w:jc w:val="both"/>
        <w:rPr>
          <w:lang w:val="en-US"/>
        </w:rPr>
        <w:pPrChange w:author="RECEVEUR Jean-Baptiste" w:date="2026-05-28T13:00:39.797Z">
          <w:pPr/>
        </w:pPrChange>
      </w:pPr>
      <w:r w:rsidRPr="632DBAF3" w:rsidR="00F81EE7">
        <w:rPr>
          <w:lang w:val="en-US"/>
        </w:rPr>
        <w:t>  </w:t>
      </w:r>
    </w:p>
    <w:p w:rsidRPr="00F81EE7" w:rsidR="00F81EE7" w:rsidP="632DBAF3" w:rsidRDefault="00F81EE7" w14:paraId="0E15B008" w14:textId="77777777">
      <w:pPr>
        <w:jc w:val="both"/>
        <w:rPr>
          <w:lang w:val="en-US"/>
        </w:rPr>
        <w:pPrChange w:author="RECEVEUR Jean-Baptiste" w:date="2026-05-28T13:00:39.797Z">
          <w:pPr/>
        </w:pPrChange>
      </w:pPr>
      <w:r w:rsidRPr="632DBAF3" w:rsidR="00F81EE7">
        <w:rPr>
          <w:lang w:val="en-US"/>
        </w:rPr>
        <w:t>  </w:t>
      </w:r>
    </w:p>
    <w:p w:rsidRPr="00F81EE7" w:rsidR="00F81EE7" w:rsidP="632DBAF3" w:rsidRDefault="00F81EE7" w14:paraId="710EE045" w14:textId="77777777">
      <w:pPr>
        <w:jc w:val="both"/>
        <w:rPr>
          <w:b w:val="1"/>
          <w:bCs w:val="1"/>
          <w:lang w:val="en-US"/>
        </w:rPr>
        <w:pPrChange w:author="RECEVEUR Jean-Baptiste" w:date="2026-05-28T13:00:39.797Z">
          <w:pPr/>
        </w:pPrChange>
      </w:pPr>
      <w:r w:rsidRPr="632DBAF3" w:rsidR="00F81EE7">
        <w:rPr>
          <w:b w:val="1"/>
          <w:bCs w:val="1"/>
          <w:lang w:val="en-US"/>
        </w:rPr>
        <w:t>Diagram</w:t>
      </w:r>
      <w:r w:rsidRPr="632DBAF3" w:rsidR="00F81EE7">
        <w:rPr>
          <w:b w:val="1"/>
          <w:bCs w:val="1"/>
          <w:lang w:val="en-US"/>
        </w:rPr>
        <w:t> </w:t>
      </w:r>
    </w:p>
    <w:p w:rsidRPr="00945EC7" w:rsidR="00F81EE7" w:rsidP="632DBAF3" w:rsidRDefault="62391A27" w14:paraId="62BEAE33" w14:textId="77777777">
      <w:pPr>
        <w:jc w:val="both"/>
        <w:rPr>
          <w:lang w:val="en-US"/>
        </w:rPr>
        <w:pPrChange w:author="RECEVEUR Jean-Baptiste" w:date="2026-05-28T13:00:39.797Z">
          <w:pPr/>
        </w:pPrChange>
      </w:pPr>
      <w:r w:rsidRPr="632DBAF3" w:rsidR="62391A27">
        <w:rPr>
          <w:lang w:val="en-US"/>
        </w:rPr>
        <w:t>UML activity diagram </w:t>
      </w:r>
    </w:p>
    <w:p w:rsidRPr="00F81EE7" w:rsidR="00F81EE7" w:rsidP="632DBAF3" w:rsidRDefault="00F81EE7" w14:paraId="482DD389" w14:textId="77777777">
      <w:pPr>
        <w:jc w:val="both"/>
        <w:rPr>
          <w:lang w:val="en-US"/>
        </w:rPr>
        <w:pPrChange w:author="RECEVEUR Jean-Baptiste" w:date="2026-05-28T13:00:39.798Z">
          <w:pPr/>
        </w:pPrChange>
      </w:pPr>
      <w:r w:rsidRPr="632DBAF3" w:rsidR="00F81EE7">
        <w:rPr>
          <w:lang w:val="en-US"/>
        </w:rPr>
        <w:t> </w:t>
      </w:r>
      <w:r w:rsidRPr="632DBAF3" w:rsidR="00F81EE7">
        <w:rPr>
          <w:lang w:val="en-US"/>
        </w:rPr>
        <w:t> </w:t>
      </w:r>
    </w:p>
    <w:p w:rsidRPr="00F81EE7" w:rsidR="00F81EE7" w:rsidP="632DBAF3" w:rsidRDefault="00B353A7" w14:paraId="21191606" w14:textId="57B35B39">
      <w:pPr>
        <w:jc w:val="both"/>
        <w:rPr>
          <w:lang w:val="en-US"/>
        </w:rPr>
        <w:pPrChange w:author="RECEVEUR Jean-Baptiste" w:date="2026-05-28T13:00:39.798Z">
          <w:pPr/>
        </w:pPrChange>
      </w:pPr>
      <w:r w:rsidRPr="632DBAF3" w:rsidR="00B353A7">
        <w:rPr>
          <w:lang w:val="en-US"/>
        </w:rPr>
        <w:t>&lt;xx&gt;</w:t>
      </w:r>
      <w:r w:rsidRPr="632DBAF3" w:rsidR="00F81EE7">
        <w:rPr>
          <w:lang w:val="en-US"/>
        </w:rPr>
        <w:t> </w:t>
      </w:r>
    </w:p>
    <w:p w:rsidRPr="00F81EE7" w:rsidR="00F81EE7" w:rsidP="632DBAF3" w:rsidRDefault="00F81EE7" w14:paraId="5A6EA331" w14:textId="77777777">
      <w:pPr>
        <w:jc w:val="both"/>
        <w:rPr>
          <w:lang w:val="en-US"/>
        </w:rPr>
        <w:pPrChange w:author="RECEVEUR Jean-Baptiste" w:date="2026-05-28T13:00:39.798Z">
          <w:pPr/>
        </w:pPrChange>
      </w:pPr>
      <w:r w:rsidRPr="632DBAF3" w:rsidR="00F81EE7">
        <w:rPr>
          <w:lang w:val="en-US"/>
        </w:rPr>
        <w:t> </w:t>
      </w:r>
    </w:p>
    <w:p w:rsidRPr="00F81EE7" w:rsidR="00F81EE7" w:rsidP="632DBAF3" w:rsidRDefault="00F81EE7" w14:paraId="617785C9" w14:textId="77777777">
      <w:pPr>
        <w:jc w:val="both"/>
        <w:rPr>
          <w:b w:val="1"/>
          <w:bCs w:val="1"/>
          <w:lang w:val="en-US"/>
        </w:rPr>
        <w:pPrChange w:author="RECEVEUR Jean-Baptiste" w:date="2026-05-28T13:00:39.798Z">
          <w:pPr/>
        </w:pPrChange>
      </w:pPr>
      <w:r w:rsidRPr="632DBAF3" w:rsidR="00F81EE7">
        <w:rPr>
          <w:b w:val="1"/>
          <w:bCs w:val="1"/>
          <w:lang w:val="en-US"/>
        </w:rPr>
        <w:t>Links with use cases </w:t>
      </w:r>
    </w:p>
    <w:p w:rsidRPr="00F81EE7" w:rsidR="00F81EE7" w:rsidP="632DBAF3" w:rsidRDefault="00F81EE7" w14:paraId="41545AF1" w14:textId="77777777">
      <w:pPr>
        <w:jc w:val="both"/>
        <w:rPr>
          <w:lang w:val="en-US"/>
        </w:rPr>
        <w:pPrChange w:author="RECEVEUR Jean-Baptiste" w:date="2026-05-28T13:00:39.798Z">
          <w:pPr/>
        </w:pPrChange>
      </w:pPr>
      <w:r w:rsidRPr="632DBAF3" w:rsidR="00F81EE7">
        <w:rPr>
          <w:lang w:val="en-US"/>
        </w:rPr>
        <w:t>Link to (</w:t>
      </w:r>
      <w:r w:rsidRPr="632DBAF3" w:rsidR="00F81EE7">
        <w:rPr>
          <w:u w:val="single"/>
          <w:lang w:val="en-US"/>
        </w:rPr>
        <w:t>https://github.com/TransmodelEcosystem/EUDIT/discussions/36#discussioncomment-16183779</w:t>
      </w:r>
      <w:r w:rsidRPr="632DBAF3" w:rsidR="00F81EE7">
        <w:rPr>
          <w:lang w:val="en-US"/>
        </w:rPr>
        <w:t>) </w:t>
      </w:r>
      <w:r>
        <w:br/>
      </w:r>
      <w:r w:rsidRPr="632DBAF3" w:rsidR="00F81EE7">
        <w:rPr>
          <w:lang w:val="en-US"/>
        </w:rPr>
        <w:t>To be completed </w:t>
      </w:r>
    </w:p>
    <w:p w:rsidRPr="00F81EE7" w:rsidR="00F81EE7" w:rsidP="632DBAF3" w:rsidRDefault="62391A27" w14:paraId="5C31B11B" w14:textId="77777777">
      <w:pPr>
        <w:jc w:val="both"/>
        <w:pPrChange w:author="RECEVEUR Jean-Baptiste" w:date="2026-05-28T13:00:39.799Z">
          <w:pPr/>
        </w:pPrChange>
      </w:pPr>
      <w:r w:rsidRPr="632DBAF3" w:rsidR="62391A27">
        <w:rPr>
          <w:lang w:val="en-US"/>
        </w:rPr>
        <w:t>  </w:t>
      </w:r>
    </w:p>
    <w:p w:rsidR="3AC773FA" w:rsidP="632DBAF3" w:rsidRDefault="3AC773FA" w14:paraId="470DFC95" w14:textId="40E25C83">
      <w:pPr>
        <w:jc w:val="both"/>
        <w:rPr>
          <w:lang w:val="en-US"/>
        </w:rPr>
        <w:pPrChange w:author="RECEVEUR Jean-Baptiste" w:date="2026-05-28T13:00:39.799Z">
          <w:pPr/>
        </w:pPrChange>
      </w:pPr>
    </w:p>
    <w:p w:rsidRPr="00F81EE7" w:rsidR="005A12F4" w:rsidP="632DBAF3" w:rsidRDefault="005A12F4" w14:paraId="0029B783" w14:textId="77777777">
      <w:pPr>
        <w:jc w:val="both"/>
        <w:rPr>
          <w:lang w:val="en-US"/>
        </w:rPr>
        <w:pPrChange w:author="RECEVEUR Jean-Baptiste" w:date="2026-05-28T13:00:39.799Z">
          <w:pPr/>
        </w:pPrChange>
      </w:pPr>
    </w:p>
    <w:sectPr w:rsidRPr="00F81EE7" w:rsidR="005A12F4">
      <w:headerReference w:type="even" r:id="rId14"/>
      <w:headerReference w:type="default" r:id="rId15"/>
      <w:footerReference w:type="even" r:id="rId16"/>
      <w:footerReference w:type="default" r:id="rId17"/>
      <w:headerReference w:type="first" r:id="rId18"/>
      <w:footerReference w:type="first" r:id="rId19"/>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S" w:author="Bourdelin, Sonia" w:date="2026-05-26T14:00:00Z" w:id="0">
    <w:p w:rsidRDefault="00000000" w14:paraId="3B182B84" w14:textId="485E1391">
      <w:pPr>
        <w:pStyle w:val="CommentText"/>
      </w:pPr>
      <w:r>
        <w:rPr>
          <w:rStyle w:val="CommentReference"/>
        </w:rPr>
        <w:annotationRef/>
      </w:r>
      <w:r w:rsidRPr="16931913">
        <w:t>Add the 2 steps between the basket and the payment : Secure inventory/options with a time limit and confirm the sales after the financial agreement</w:t>
      </w:r>
    </w:p>
  </w:comment>
  <w:comment w:initials="BS" w:author="Bourdelin, Sonia" w:date="2026-05-26T11:40:00Z" w:id="4">
    <w:p w:rsidRDefault="00000000" w14:paraId="2231B42E" w14:textId="6AB920BC">
      <w:pPr>
        <w:pStyle w:val="CommentText"/>
      </w:pPr>
      <w:r>
        <w:rPr>
          <w:rStyle w:val="CommentReference"/>
        </w:rPr>
        <w:annotationRef/>
      </w:r>
      <w:r w:rsidRPr="1FE5FCBE">
        <w:t>We could add here a terminology chapter to clarify "reservation / hold : a claim on a ressource" and "booking / finalisation : the action that make the sale definitive..."</w:t>
      </w:r>
    </w:p>
    <w:p w:rsidRDefault="00000000" w14:paraId="7047D2E6" w14:textId="727A0CA0">
      <w:pPr>
        <w:pStyle w:val="CommentText"/>
      </w:pPr>
      <w:r w:rsidRPr="3344EA0C">
        <w:t xml:space="preserve">Same for "preliminary booking" and "final booking" if you want to use these terms (...‘preliminary booking’ refers to a temporary hold/reservation of inventory (reservation), while ‘final booking’ is confirmed only once the Retailer confirms financial commitment )  </w:t>
      </w:r>
    </w:p>
  </w:comment>
  <w:comment w:initials="OB" w:author="BIGEX Olivier" w:date="2026-05-27T14:42:00Z" w:id="5">
    <w:p w:rsidR="00021989" w:rsidP="00021989" w:rsidRDefault="00021989" w14:paraId="5F6BA51B" w14:textId="77777777">
      <w:pPr>
        <w:pStyle w:val="Commentaire"/>
      </w:pPr>
      <w:r>
        <w:rPr>
          <w:rStyle w:val="Marquedecommentaire"/>
        </w:rPr>
        <w:annotationRef/>
      </w:r>
      <w:r>
        <w:t>Could be great. Add freeze of the price in preliminary booking (to give the customer time to pay if dynamic pricing).</w:t>
      </w:r>
    </w:p>
  </w:comment>
  <w:comment w:initials="BS" w:author="Bourdelin, Sonia" w:date="1900-01-01T00:00:00Z" w:id="6">
    <w:p w:rsidRDefault="00000000" w14:paraId="0C80ADA2" w14:textId="10DED9B0">
      <w:pPr>
        <w:pStyle w:val="CommentText"/>
      </w:pPr>
      <w:r>
        <w:rPr>
          <w:rStyle w:val="CommentReference"/>
        </w:rPr>
        <w:annotationRef/>
      </w:r>
      <w:r w:rsidRPr="2AD3290F">
        <w:t>Proposition : change for business word Customer</w:t>
      </w:r>
    </w:p>
  </w:comment>
  <w:comment w:initials="BS" w:author="Bourdelin, Sonia" w:date="2026-05-26T15:17:00Z" w:id="7">
    <w:p w:rsidRDefault="00000000" w14:paraId="61F072D4" w14:textId="3F562DBB">
      <w:pPr>
        <w:pStyle w:val="CommentText"/>
      </w:pPr>
      <w:r>
        <w:rPr>
          <w:rStyle w:val="CommentReference"/>
        </w:rPr>
        <w:annotationRef/>
      </w:r>
      <w:r w:rsidRPr="49826739">
        <w:t>+ manages time limit</w:t>
      </w:r>
    </w:p>
  </w:comment>
  <w:comment w:initials="BS" w:author="Bourdelin, Sonia" w:date="1900-01-01T00:00:00Z" w:id="8">
    <w:p w:rsidRDefault="00000000" w14:paraId="70B13BC2" w14:textId="21D86177">
      <w:pPr>
        <w:pStyle w:val="CommentText"/>
      </w:pPr>
      <w:r>
        <w:rPr>
          <w:rStyle w:val="CommentReference"/>
        </w:rPr>
        <w:annotationRef/>
      </w:r>
      <w:r w:rsidRPr="7113559C">
        <w:t>offer that need a reservation: "at least one element that requires inventory/options securing (AVAILABILITY CONDITION)"</w:t>
      </w:r>
    </w:p>
  </w:comment>
  <w:comment w:initials="BS" w:author="Bourdelin, Sonia" w:date="2026-05-26T15:20:00Z" w:id="9">
    <w:p w:rsidRDefault="00000000" w14:paraId="07C2D373" w14:textId="07DC072D">
      <w:pPr>
        <w:pStyle w:val="CommentText"/>
      </w:pPr>
      <w:r>
        <w:rPr>
          <w:rStyle w:val="CommentReference"/>
        </w:rPr>
        <w:annotationRef/>
      </w:r>
      <w:r w:rsidRPr="61462432">
        <w:t xml:space="preserve">some element that require reservation. This BUC do not affect the others elements of the basket. </w:t>
      </w:r>
    </w:p>
  </w:comment>
  <w:comment w:initials="OB" w:author="BIGEX Olivier" w:date="2026-05-27T14:45:00Z" w:id="10">
    <w:p w:rsidR="00026009" w:rsidP="00026009" w:rsidRDefault="00026009" w14:paraId="00434737" w14:textId="77777777">
      <w:pPr>
        <w:pStyle w:val="Commentaire"/>
      </w:pPr>
      <w:r>
        <w:rPr>
          <w:rStyle w:val="Marquedecommentaire"/>
        </w:rPr>
        <w:annotationRef/>
      </w:r>
      <w:r>
        <w:t>The hypothesis here is that any offer is really bought on distributor side only if a confirmation of the purchase to the distributor is done. Thus all items shall be confirmed (and some of them reserved), in order to be ready for the fulfilment.</w:t>
      </w:r>
    </w:p>
  </w:comment>
  <w:comment w:initials="BS" w:author="Bourdelin, Sonia" w:date="1900-01-01T00:00:00Z" w:id="11">
    <w:p w:rsidRDefault="00000000" w14:paraId="35146526" w14:textId="35F4AFCA">
      <w:pPr>
        <w:pStyle w:val="CommentText"/>
      </w:pPr>
      <w:r>
        <w:rPr>
          <w:rStyle w:val="CommentReference"/>
        </w:rPr>
        <w:annotationRef/>
      </w:r>
      <w:r w:rsidRPr="07584B83">
        <w:t>And in some cases, new proposal and/or available actions (change option/leg/operator, refresh offer, restart selection in BUC-A/BUC-B)</w:t>
      </w:r>
    </w:p>
  </w:comment>
  <w:comment w:initials="BS" w:author="Bourdelin, Sonia" w:date="2026-05-26T11:54:00Z" w:id="12">
    <w:p w:rsidRDefault="00000000" w14:paraId="7EF6AA90" w14:textId="03B88642">
      <w:pPr>
        <w:pStyle w:val="CommentText"/>
      </w:pPr>
      <w:r>
        <w:rPr>
          <w:rStyle w:val="CommentReference"/>
        </w:rPr>
        <w:annotationRef/>
      </w:r>
      <w:r w:rsidRPr="0BAF9626">
        <w:t xml:space="preserve">I suppose that the first chapter "selecting..." and third 'customer details ...' are parts of pre-reservation ? Could be only 2 blocks in main scenario : pre-reservation and finalizing the booking ? </w:t>
      </w:r>
    </w:p>
  </w:comment>
  <w:comment w:initials="BS" w:author="Bourdelin, Sonia" w:date="2026-05-19T10:39:00Z" w:id="13">
    <w:p w:rsidR="00F13EDA" w:rsidRDefault="00943F27" w14:paraId="3D410EDC" w14:textId="07BBE6D9">
      <w:pPr>
        <w:pStyle w:val="CommentText1"/>
      </w:pPr>
      <w:r>
        <w:rPr>
          <w:rStyle w:val="CommentReference1"/>
        </w:rPr>
        <w:annotationRef/>
      </w:r>
      <w:r w:rsidRPr="5D8C6137">
        <w:t xml:space="preserve">We have to choose where we set the Frozen/locked state of the basket : in BUC-B at the end or in BUC-C at the begining. </w:t>
      </w:r>
    </w:p>
  </w:comment>
  <w:comment w:initials="OB" w:author="BIGEX Olivier" w:date="2026-05-21T13:39:00Z" w:id="14">
    <w:p w:rsidR="00623368" w:rsidP="00623368" w:rsidRDefault="00623368" w14:paraId="1452EA8A" w14:textId="77777777">
      <w:pPr>
        <w:pStyle w:val="CommentText"/>
      </w:pPr>
      <w:r>
        <w:rPr>
          <w:rStyle w:val="CommentReference"/>
        </w:rPr>
        <w:annotationRef/>
      </w:r>
      <w:r>
        <w:t>The backet elements need to be locked in case of dynamic pricing or of facilitiy/seat reservation. It is done in basket management (as soon as an offer is put in the basket). But it seems that the choice is to describ that here in BUC-C (Requesting preliminary booking).</w:t>
      </w:r>
    </w:p>
  </w:comment>
  <w:comment w:initials="BS" w:author="Bourdelin, Sonia" w:date="2026-05-26T15:27:00Z" w:id="15">
    <w:p w:rsidRDefault="00000000" w14:paraId="1F8E2C6B" w14:textId="101F6D60">
      <w:pPr>
        <w:pStyle w:val="CommentText"/>
      </w:pPr>
      <w:r>
        <w:rPr>
          <w:rStyle w:val="CommentReference"/>
        </w:rPr>
        <w:annotationRef/>
      </w:r>
      <w:r w:rsidRPr="6BC0A3C8">
        <w:t>Add an explicit step here like that : "Retailer freezes the basket content for reservation securing (TRAVEL BASKET / TRAVEL BASKET ELEMENT). Changes after this point require restarting reservation securing for impacted elements. "</w:t>
      </w:r>
    </w:p>
  </w:comment>
  <w:comment w:initials="EB" w:author="Edwin van den Belt" w:date="2026-05-20T15:44:00Z" w:id="18">
    <w:p w:rsidR="00F13EDA" w:rsidRDefault="00943F27" w14:paraId="0ABFC087" w14:textId="4BA15F26">
      <w:pPr>
        <w:pStyle w:val="CommentText1"/>
      </w:pPr>
      <w:r>
        <w:rPr>
          <w:rStyle w:val="CommentReference1"/>
        </w:rPr>
        <w:annotationRef/>
      </w:r>
      <w:r w:rsidRPr="552BBCA1">
        <w:t>Question: a reservation is not a booking, but a claim on a resource (seat, bike, etc). How about just requesting a travel right (without reservations)?</w:t>
      </w:r>
    </w:p>
  </w:comment>
  <w:comment w:initials="OB" w:author="BIGEX Olivier" w:date="2026-05-21T13:43:00Z" w:id="19">
    <w:p w:rsidR="00A81268" w:rsidP="00A81268" w:rsidRDefault="00A81268" w14:paraId="57071396" w14:textId="77777777">
      <w:pPr>
        <w:pStyle w:val="CommentText"/>
      </w:pPr>
      <w:r>
        <w:rPr>
          <w:rStyle w:val="CommentReference"/>
        </w:rPr>
        <w:annotationRef/>
      </w:r>
      <w:r>
        <w:t>This question probably comes with the structure of this document. Each bullet point is optional (except the last one: finalizing the booking). Maybe point out that ?</w:t>
      </w:r>
    </w:p>
  </w:comment>
  <w:comment w:initials="OB" w:author="BIGEX Olivier" w:date="2026-05-11T11:16:00Z" w:id="16">
    <w:p w:rsidR="00E24FC9" w:rsidP="00E24FC9" w:rsidRDefault="00E24FC9" w14:paraId="05F9E5F8" w14:textId="77777777">
      <w:pPr>
        <w:pStyle w:val="CommentText1"/>
      </w:pPr>
      <w:r>
        <w:rPr>
          <w:rStyle w:val="CommentReference1"/>
        </w:rPr>
        <w:annotationRef/>
      </w:r>
      <w:r>
        <w:t>To be added somewhere: an option can have a price ==&gt; an option is a sub-offer and the selection of this kind of offer follow the same process than BUC-B (basket management), with an update of the final price each time an option is selected/deselected.</w:t>
      </w:r>
    </w:p>
  </w:comment>
  <w:comment w:initials="BS" w:author="Bourdelin, Sonia" w:date="2026-05-26T18:07:00Z" w:id="17">
    <w:p w:rsidRDefault="00000000" w14:paraId="0A81FE09" w14:textId="37D0D680">
      <w:pPr>
        <w:pStyle w:val="CommentText"/>
      </w:pPr>
      <w:r>
        <w:rPr>
          <w:rStyle w:val="CommentReference"/>
        </w:rPr>
        <w:annotationRef/>
      </w:r>
      <w:r w:rsidRPr="0CFFECCF">
        <w:t>add something like : "When an ancillary/option has a price, treat it like a selectable sub-offer: selecting/deselecting triggers repricing similarly to BUC-B (basket update)"</w:t>
      </w:r>
    </w:p>
  </w:comment>
  <w:comment w:initials="BS" w:author="Bourdelin, Sonia" w:date="2026-05-26T11:55:00Z" w:id="22">
    <w:p w:rsidRDefault="00000000" w14:paraId="095A7A85" w14:textId="41A1D066">
      <w:pPr>
        <w:pStyle w:val="CommentText"/>
      </w:pPr>
      <w:r>
        <w:rPr>
          <w:rStyle w:val="CommentReference"/>
        </w:rPr>
        <w:annotationRef/>
      </w:r>
      <w:r w:rsidRPr="4291FF8F">
        <w:t>To securize the options (seat, bike spot, service) with a time limit (RESERVATION, AVAILABILITY CONDITION, SPOT ALLOCATION)</w:t>
      </w:r>
    </w:p>
  </w:comment>
  <w:comment w:initials="BS" w:author="Bourdelin, Sonia" w:date="2026-05-26T15:51:00Z" w:id="27">
    <w:p w:rsidRDefault="00000000" w14:paraId="069A36B6" w14:textId="6FE79F40">
      <w:pPr>
        <w:pStyle w:val="CommentText"/>
      </w:pPr>
      <w:r>
        <w:rPr>
          <w:rStyle w:val="CommentReference"/>
        </w:rPr>
        <w:annotationRef/>
      </w:r>
      <w:r w:rsidRPr="7F2CE6AF">
        <w:t>I would add once here the list of the concepts : available reservation/facility options, constraints per leg/operator, price where applicable, and availability status</w:t>
      </w:r>
    </w:p>
  </w:comment>
  <w:comment w:initials="OB" w:author="BIGEX Olivier" w:date="2026-05-11T11:08:00Z" w:id="21">
    <w:p w:rsidR="00393DEF" w:rsidP="00393DEF" w:rsidRDefault="00393DEF" w14:paraId="3A1120F1" w14:textId="174B005E">
      <w:pPr>
        <w:pStyle w:val="CommentText1"/>
      </w:pPr>
      <w:r>
        <w:rPr>
          <w:rStyle w:val="CommentReference1"/>
        </w:rPr>
        <w:annotationRef/>
      </w:r>
      <w:r>
        <w:t>To be written on the customer point of view: by adding a preliminary sentence: «</w:t>
      </w:r>
      <w:r>
        <w:rPr>
          <w:i/>
          <w:iCs/>
        </w:rPr>
        <w:t>The TRANSPORT CUSTOMER can request reservation and ancillary options if available. To do that…</w:t>
      </w:r>
      <w:r>
        <w:t>»</w:t>
      </w:r>
    </w:p>
  </w:comment>
  <w:comment w:initials="OB" w:author="BIGEX Olivier" w:date="2026-05-11T11:34:00Z" w:id="29">
    <w:p w:rsidR="008B3067" w:rsidP="008B3067" w:rsidRDefault="00B630EA" w14:paraId="0A3A45C1" w14:textId="77777777">
      <w:pPr>
        <w:pStyle w:val="CommentText1"/>
      </w:pPr>
      <w:r>
        <w:rPr>
          <w:rStyle w:val="CommentReference1"/>
        </w:rPr>
        <w:annotationRef/>
      </w:r>
      <w:r w:rsidR="008B3067">
        <w:t>Or based on:</w:t>
      </w:r>
      <w:r w:rsidR="008B3067">
        <w:br/>
      </w:r>
      <w:r w:rsidR="008B3067">
        <w:t>- seat preferences stored in a customer account.</w:t>
      </w:r>
      <w:r w:rsidR="008B3067">
        <w:br/>
      </w:r>
      <w:r w:rsidR="008B3067">
        <w:t>- customer profile: a PRM with wheelchair will be automaticaly placed in a dedicated seat (if available). Same for a companion of a PRM (placed near the PRM)</w:t>
      </w:r>
    </w:p>
  </w:comment>
  <w:comment w:initials="VB" w:author="Vinke, Bob BGH" w:date="2026-05-15T14:56:00Z" w:id="30">
    <w:p w:rsidR="00D92D23" w:rsidRDefault="00D92D23" w14:paraId="4A5E5BC5" w14:textId="7B2C0F89">
      <w:pPr>
        <w:pStyle w:val="CommentText1"/>
      </w:pPr>
      <w:r>
        <w:rPr>
          <w:rStyle w:val="CommentReference1"/>
        </w:rPr>
        <w:annotationRef/>
      </w:r>
      <w:r w:rsidRPr="5EA9F89B">
        <w:t xml:space="preserve">I find this a retailer internal function. Does not change EUDIT specification. </w:t>
      </w:r>
    </w:p>
  </w:comment>
  <w:comment w:initials="JS" w:author="JUGELT Stefan" w:date="2026-05-20T16:17:00Z" w:id="31">
    <w:p w:rsidR="00F13EDA" w:rsidRDefault="00943F27" w14:paraId="45251950" w14:textId="6E419A2A">
      <w:pPr>
        <w:pStyle w:val="CommentText1"/>
      </w:pPr>
      <w:r>
        <w:rPr>
          <w:rStyle w:val="CommentReference1"/>
        </w:rPr>
        <w:annotationRef/>
      </w:r>
      <w:r w:rsidRPr="2B8417FB">
        <w:t>This knowledge comes from the distributor.</w:t>
      </w:r>
    </w:p>
  </w:comment>
  <w:comment w:initials="OB" w:author="BIGEX Olivier" w:date="2026-05-21T13:47:00Z" w:id="32">
    <w:p w:rsidR="00006212" w:rsidP="00006212" w:rsidRDefault="000415EC" w14:paraId="38E37B3D" w14:textId="77777777">
      <w:pPr>
        <w:pStyle w:val="CommentText"/>
      </w:pPr>
      <w:r>
        <w:rPr>
          <w:rStyle w:val="CommentReference"/>
        </w:rPr>
        <w:annotationRef/>
      </w:r>
      <w:r w:rsidR="00006212">
        <w:t>Indeed. How comes this information from the customer is an internal function of the retailer, based on possibilities provided by the distributor. But in that case, the sentence could be written the other way round: «the retailer collects seating preferences…»</w:t>
      </w:r>
    </w:p>
  </w:comment>
  <w:comment w:initials="OB" w:author="BIGEX Olivier" w:date="2026-05-11T11:10:00Z" w:id="33">
    <w:p w:rsidR="00250DD7" w:rsidP="00250DD7" w:rsidRDefault="00250DD7" w14:paraId="4C9DF43C" w14:textId="43189445">
      <w:pPr>
        <w:pStyle w:val="CommentText1"/>
      </w:pPr>
      <w:r>
        <w:rPr>
          <w:rStyle w:val="CommentReference1"/>
        </w:rPr>
        <w:annotationRef/>
      </w:r>
      <w:r>
        <w:t>each option can be bound to a CPP or to a CPP element.</w:t>
      </w:r>
    </w:p>
  </w:comment>
  <w:comment w:initials="VB" w:author="Vinke, Bob BGH" w:date="2026-05-15T14:57:00Z" w:id="34">
    <w:p w:rsidR="00D92D23" w:rsidRDefault="00D92D23" w14:paraId="5EF4DB80" w14:textId="4B7B5483">
      <w:pPr>
        <w:pStyle w:val="CommentText1"/>
      </w:pPr>
      <w:r>
        <w:rPr>
          <w:rStyle w:val="CommentReference1"/>
        </w:rPr>
        <w:annotationRef/>
      </w:r>
      <w:r w:rsidRPr="14A53FD2">
        <w:t xml:space="preserve">CPP is transmodel.. What would you add business wise to this line? </w:t>
      </w:r>
    </w:p>
  </w:comment>
  <w:comment w:initials="OB" w:author="BIGEX Olivier" w:date="2026-05-21T13:49:00Z" w:id="35">
    <w:p w:rsidR="005C1C59" w:rsidP="005C1C59" w:rsidRDefault="005C1C59" w14:paraId="2BF32177" w14:textId="77777777">
      <w:pPr>
        <w:pStyle w:val="CommentText"/>
      </w:pPr>
      <w:r>
        <w:rPr>
          <w:rStyle w:val="CommentReference"/>
        </w:rPr>
        <w:annotationRef/>
      </w:r>
      <w:r>
        <w:t>If we come back to business, language, then «leg» seems correct</w:t>
      </w:r>
    </w:p>
  </w:comment>
  <w:comment w:initials="BS" w:author="Bourdelin, Sonia" w:date="2026-05-21T11:53:00Z" w:id="36">
    <w:p w:rsidR="00F13EDA" w:rsidRDefault="00943F27" w14:paraId="473E78B9" w14:textId="244C87B3">
      <w:pPr>
        <w:pStyle w:val="CommentText1"/>
      </w:pPr>
      <w:r>
        <w:rPr>
          <w:rStyle w:val="CommentReference1"/>
        </w:rPr>
        <w:annotationRef/>
      </w:r>
      <w:r w:rsidRPr="513BFF05">
        <w:t>and in some cases, Retailer or Distributor can propose alternatives</w:t>
      </w:r>
    </w:p>
  </w:comment>
  <w:comment w:initials="BS" w:author="Bourdelin, Sonia" w:date="2026-05-21T11:54:00Z" w:id="37">
    <w:p w:rsidR="00F13EDA" w:rsidRDefault="00943F27" w14:paraId="72A98290" w14:textId="07725D4D">
      <w:pPr>
        <w:pStyle w:val="CommentText1"/>
      </w:pPr>
      <w:r>
        <w:rPr>
          <w:rStyle w:val="CommentReference1"/>
        </w:rPr>
        <w:annotationRef/>
      </w:r>
      <w:r w:rsidRPr="32123E68">
        <w:t>can be a bike sport, ... larger than a seat</w:t>
      </w:r>
    </w:p>
  </w:comment>
  <w:comment w:initials="OB" w:author="BIGEX Olivier" w:date="2026-05-21T13:49:00Z" w:id="38">
    <w:p w:rsidR="00374431" w:rsidP="00374431" w:rsidRDefault="00374431" w14:paraId="3F869F4B" w14:textId="77777777">
      <w:pPr>
        <w:pStyle w:val="CommentText"/>
      </w:pPr>
      <w:r>
        <w:rPr>
          <w:rStyle w:val="CommentReference"/>
        </w:rPr>
        <w:annotationRef/>
      </w:r>
      <w:r>
        <w:t>Could we use the generic wording «facility»?</w:t>
      </w:r>
    </w:p>
  </w:comment>
  <w:comment w:initials="BS" w:author="Bourdelin, Sonia" w:date="2026-05-26T16:00:00Z" w:id="39">
    <w:p w:rsidRDefault="00000000" w14:paraId="5082E518" w14:textId="323600A4">
      <w:pPr>
        <w:pStyle w:val="CommentText"/>
      </w:pPr>
      <w:r>
        <w:rPr>
          <w:rStyle w:val="CommentReference"/>
        </w:rPr>
        <w:annotationRef/>
      </w:r>
      <w:r w:rsidRPr="47ADE209">
        <w:t>Yes, facility covers  seat, bike space, etc.(RESERVATION / SPOT ALLOCATION).</w:t>
      </w:r>
    </w:p>
  </w:comment>
  <w:comment w:initials="OB" w:author="BIGEX Olivier" w:date="2026-05-11T11:17:00Z" w:id="40">
    <w:p w:rsidR="000A2E5E" w:rsidP="000A2E5E" w:rsidRDefault="000A2E5E" w14:paraId="0B2273B4" w14:textId="77777777">
      <w:pPr>
        <w:pStyle w:val="CommentText1"/>
      </w:pPr>
      <w:r>
        <w:rPr>
          <w:rStyle w:val="CommentReference1"/>
        </w:rPr>
        <w:annotationRef/>
      </w:r>
      <w:r>
        <w:t>Depending of each operator</w:t>
      </w:r>
    </w:p>
  </w:comment>
  <w:comment w:initials="BS" w:author="Bourdelin, Sonia" w:date="2026-05-21T11:56:00Z" w:id="43">
    <w:p w:rsidR="00F13EDA" w:rsidRDefault="00943F27" w14:paraId="7113EA3B" w14:textId="05D728A6">
      <w:pPr>
        <w:pStyle w:val="CommentText1"/>
      </w:pPr>
      <w:r>
        <w:rPr>
          <w:rStyle w:val="CommentReference1"/>
        </w:rPr>
        <w:annotationRef/>
      </w:r>
      <w:r w:rsidRPr="2ED4A5A4">
        <w:t>many possibilities : chose one seat, let the operator chose the best seat for you with your criteria, let the operator chose the best seat corresponding to your offer</w:t>
      </w:r>
    </w:p>
  </w:comment>
  <w:comment w:initials="BS" w:author="Bourdelin, Sonia" w:date="2026-05-21T11:58:00Z" w:id="44">
    <w:p w:rsidR="00F13EDA" w:rsidRDefault="00943F27" w14:paraId="3CB97612" w14:textId="2AED6491">
      <w:pPr>
        <w:pStyle w:val="CommentText1"/>
      </w:pPr>
      <w:r>
        <w:rPr>
          <w:rStyle w:val="CommentReference1"/>
        </w:rPr>
        <w:annotationRef/>
      </w:r>
      <w:r w:rsidRPr="31360AEA">
        <w:t>is it link with the seat ? In some cases yes, in some cases no (bike spot in second class in french TER is not linked with a seat reservation)</w:t>
      </w:r>
    </w:p>
  </w:comment>
  <w:comment w:initials="OB" w:author="BIGEX Olivier" w:date="2026-05-11T11:19:00Z" w:id="45">
    <w:p w:rsidR="00D14336" w:rsidP="00D14336" w:rsidRDefault="00D14336" w14:paraId="1734FF94" w14:textId="77777777">
      <w:pPr>
        <w:pStyle w:val="CommentText1"/>
      </w:pPr>
      <w:r>
        <w:rPr>
          <w:rStyle w:val="CommentReference1"/>
        </w:rPr>
        <w:annotationRef/>
      </w:r>
      <w:r>
        <w:t>Not specific to shared mobility (e.g. meals)</w:t>
      </w:r>
    </w:p>
  </w:comment>
  <w:comment w:initials="BS" w:author="Bourdelin, Sonia" w:date="2026-05-26T18:19:00Z" w:id="47">
    <w:p w:rsidRDefault="00000000" w14:paraId="7509B97A" w14:textId="3F170BC1">
      <w:pPr>
        <w:pStyle w:val="CommentText"/>
      </w:pPr>
      <w:r>
        <w:rPr>
          <w:rStyle w:val="CommentReference"/>
        </w:rPr>
        <w:annotationRef/>
      </w:r>
      <w:r w:rsidRPr="2E8C12D2">
        <w:t xml:space="preserve">Enlarge to all transportables, facility, </w:t>
      </w:r>
    </w:p>
  </w:comment>
  <w:comment w:initials="OB" w:author="BIGEX Olivier" w:date="2026-05-11T11:42:00Z" w:id="48">
    <w:p w:rsidR="00CD7E39" w:rsidP="00CD7E39" w:rsidRDefault="00CD7E39" w14:paraId="35468191" w14:textId="77777777">
      <w:pPr>
        <w:pStyle w:val="CommentText1"/>
      </w:pPr>
      <w:r>
        <w:rPr>
          <w:rStyle w:val="CommentReference1"/>
        </w:rPr>
        <w:annotationRef/>
      </w:r>
      <w:r>
        <w:t>That’s a tricky point. The station-based assistance is typically not provided by the operator but by the infrastructure provider. Thus out of scope of EUDIT ?</w:t>
      </w:r>
    </w:p>
  </w:comment>
  <w:comment w:initials="VB" w:author="Vinke, Bob BGH" w:date="2026-05-15T15:03:00Z" w:id="49">
    <w:p w:rsidR="00D92D23" w:rsidRDefault="00D92D23" w14:paraId="6E0B788B" w14:textId="691D70A7">
      <w:pPr>
        <w:pStyle w:val="CommentText1"/>
      </w:pPr>
      <w:r>
        <w:rPr>
          <w:rStyle w:val="CommentReference1"/>
        </w:rPr>
        <w:annotationRef/>
      </w:r>
      <w:r w:rsidRPr="54629DBD">
        <w:t>How does the current PRM booking UIC work? Do you book ticket and assistandce at the same time? or is it a separate proces?</w:t>
      </w:r>
    </w:p>
  </w:comment>
  <w:comment w:initials="OB" w:author="BIGEX Olivier" w:date="2026-05-21T13:52:00Z" w:id="50">
    <w:p w:rsidR="00C94DDC" w:rsidP="00C94DDC" w:rsidRDefault="00C94DDC" w14:paraId="2183904E" w14:textId="77777777">
      <w:pPr>
        <w:pStyle w:val="CommentText"/>
      </w:pPr>
      <w:r>
        <w:rPr>
          <w:rStyle w:val="CommentReference"/>
        </w:rPr>
        <w:annotationRef/>
      </w:r>
      <w:r>
        <w:t>At least in France, 2 separated services, but the purchase of a ticket must be proven to the infrastructure manager (PNR/ticket ref)</w:t>
      </w:r>
    </w:p>
  </w:comment>
  <w:comment w:initials="BS" w:author="Bourdelin, Sonia" w:date="2026-05-26T16:10:00Z" w:id="51">
    <w:p w:rsidRDefault="00000000" w14:paraId="52F94D41" w14:textId="6C7095B8">
      <w:pPr>
        <w:pStyle w:val="CommentText"/>
      </w:pPr>
      <w:r>
        <w:rPr>
          <w:rStyle w:val="CommentReference"/>
        </w:rPr>
        <w:annotationRef/>
      </w:r>
      <w:r w:rsidRPr="4D0B63D9">
        <w:t>You can mark ‘station-based assistance request’ as out-of-scope or separate service, while keeping operator-reserved facilities in scope</w:t>
      </w:r>
    </w:p>
  </w:comment>
  <w:comment w:initials="OB" w:author="BIGEX Olivier" w:date="2026-05-11T11:52:00Z" w:id="52">
    <w:p w:rsidR="00CF6945" w:rsidP="00CF6945" w:rsidRDefault="00CF6945" w14:paraId="5A4FD601" w14:textId="77777777">
      <w:pPr>
        <w:pStyle w:val="CommentText1"/>
      </w:pPr>
      <w:r>
        <w:rPr>
          <w:rStyle w:val="CommentReference1"/>
        </w:rPr>
        <w:annotationRef/>
      </w:r>
      <w:r>
        <w:t>To be developped here: the customer can resquest a reservation only, if he already has a valid fare contract (e.g. a pass or a single ticket). But to do that, he shall prove that he has a valid fare contract (or retrieved by the retailer)</w:t>
      </w:r>
    </w:p>
  </w:comment>
  <w:comment w:initials="VB" w:author="Vinke, Bob BGH" w:date="2026-05-15T15:06:00Z" w:id="53">
    <w:p w:rsidR="00D92D23" w:rsidRDefault="00D92D23" w14:paraId="10F4A9A9" w14:textId="0A4C720C">
      <w:pPr>
        <w:pStyle w:val="CommentText1"/>
      </w:pPr>
      <w:r>
        <w:rPr>
          <w:rStyle w:val="CommentReference1"/>
        </w:rPr>
        <w:annotationRef/>
      </w:r>
      <w:r w:rsidRPr="0A55FF19">
        <w:t xml:space="preserve">For what mode / standard is this proof needed? Currently OSDM supports seling reservation without proof. </w:t>
      </w:r>
    </w:p>
  </w:comment>
  <w:comment w:initials="OB" w:author="BIGEX Olivier" w:date="2026-05-21T13:55:00Z" w:id="54">
    <w:p w:rsidR="00AD4765" w:rsidP="00AD4765" w:rsidRDefault="00AD4765" w14:paraId="35D5E705" w14:textId="77777777">
      <w:pPr>
        <w:pStyle w:val="CommentText"/>
      </w:pPr>
      <w:r>
        <w:rPr>
          <w:rStyle w:val="CommentReference"/>
        </w:rPr>
        <w:annotationRef/>
      </w:r>
      <w:r>
        <w:t>Indeed. We could consider that this proof process is an internal process of the distributor/fare provider. But at least the related travel right could (not mandatory) be added as customer context (booking/ticket ref ?).</w:t>
      </w:r>
    </w:p>
  </w:comment>
  <w:comment w:initials="BS" w:author="Bourdelin, Sonia" w:date="2026-05-21T11:59:00Z" w:id="55">
    <w:p w:rsidR="00F13EDA" w:rsidRDefault="00943F27" w14:paraId="7457C56F" w14:textId="230CD8B7">
      <w:pPr>
        <w:pStyle w:val="CommentText1"/>
      </w:pPr>
      <w:r>
        <w:rPr>
          <w:rStyle w:val="CommentReference1"/>
        </w:rPr>
        <w:annotationRef/>
      </w:r>
      <w:r w:rsidRPr="0DE92174">
        <w:t>option of SOP</w:t>
      </w:r>
    </w:p>
  </w:comment>
  <w:comment w:initials="OB" w:author="BIGEX Olivier" w:date="2026-05-11T12:06:00Z" w:id="56">
    <w:p w:rsidR="00230DC8" w:rsidP="00230DC8" w:rsidRDefault="00230DC8" w14:paraId="53444224" w14:textId="77777777">
      <w:pPr>
        <w:pStyle w:val="CommentText1"/>
      </w:pPr>
      <w:r>
        <w:rPr>
          <w:rStyle w:val="CommentReference1"/>
        </w:rPr>
        <w:annotationRef/>
      </w:r>
      <w:r>
        <w:t xml:space="preserve">Not necessarily. The preliminary booking can happen at the moment when a CPP is put in a Travel Basket, in order to secure the price and the seat availability. </w:t>
      </w:r>
      <w:r>
        <w:br/>
      </w:r>
      <w:r>
        <w:t>Maybe delete simply this 4th point ?</w:t>
      </w:r>
    </w:p>
  </w:comment>
  <w:comment w:initials="BS" w:author="Bourdelin, Sonia" w:date="2026-05-26T11:48:00Z" w:id="57">
    <w:p w:rsidRDefault="00000000" w14:paraId="16995645" w14:textId="456C00FF">
      <w:pPr>
        <w:pStyle w:val="CommentText"/>
      </w:pPr>
      <w:r>
        <w:rPr>
          <w:rStyle w:val="CommentReference"/>
        </w:rPr>
        <w:annotationRef/>
      </w:r>
      <w:r w:rsidRPr="11744C2D">
        <w:t xml:space="preserve">Or reformulate as the pre-booking can be, in some cases,  triggered earlier (when an offer is added to basket) in the purchase process. </w:t>
      </w:r>
    </w:p>
  </w:comment>
  <w:comment w:initials="OB" w:author="BIGEX Olivier" w:date="2026-05-27T14:48:00Z" w:id="58">
    <w:p w:rsidR="00F0334B" w:rsidP="00F0334B" w:rsidRDefault="00F0334B" w14:paraId="12BF6D4A" w14:textId="77777777">
      <w:pPr>
        <w:pStyle w:val="Commentaire"/>
      </w:pPr>
      <w:r>
        <w:rPr>
          <w:rStyle w:val="Marquedecommentaire"/>
        </w:rPr>
        <w:annotationRef/>
      </w:r>
      <w:r>
        <w:t>Ok with this reformulation</w:t>
      </w:r>
    </w:p>
  </w:comment>
  <w:comment w:initials="BS" w:author="Bourdelin, Sonia" w:date="2026-05-26T16:24:00Z" w:id="59">
    <w:p w:rsidRDefault="00000000" w14:paraId="40CE6DE5" w14:textId="173711A4">
      <w:pPr>
        <w:pStyle w:val="CommentText"/>
      </w:pPr>
      <w:r>
        <w:rPr>
          <w:rStyle w:val="CommentReference"/>
        </w:rPr>
        <w:annotationRef/>
      </w:r>
      <w:r w:rsidRPr="305E2C13">
        <w:t xml:space="preserve">SALES OFFER PACKAGE for the "offer". If you need to speak about a part of a SOP (= SALES OFFER PACKAGE ELEMENT if it is an association to a special TRAVEL DOCUMENT), you could use offer part for BUC. And explain if something is missing in Transmodel : we have in EUDIT to propose evolutions  </w:t>
      </w:r>
    </w:p>
  </w:comment>
  <w:comment w:initials="BV" w:author="Vinke, Bob BGH" w:date="2026-04-28T12:10:00Z" w:id="60">
    <w:p w:rsidR="006B60F2" w:rsidP="006B60F2" w:rsidRDefault="006B60F2" w14:paraId="678955E7" w14:textId="218131B5">
      <w:pPr>
        <w:pStyle w:val="CommentText1"/>
      </w:pPr>
      <w:r>
        <w:rPr>
          <w:rStyle w:val="CommentReference1"/>
        </w:rPr>
        <w:annotationRef/>
      </w:r>
      <w:r>
        <w:t xml:space="preserve">How does it work if an operator replies with a PENDING reply, where other operaters can provide direct or provisional confirmation? </w:t>
      </w:r>
    </w:p>
  </w:comment>
  <w:comment w:initials="OB" w:author="BIGEX Olivier" w:date="2026-05-11T12:02:00Z" w:id="61">
    <w:p w:rsidR="00512EEA" w:rsidP="00512EEA" w:rsidRDefault="00512EEA" w14:paraId="7043FB4C" w14:textId="77777777">
      <w:pPr>
        <w:pStyle w:val="CommentText1"/>
      </w:pPr>
      <w:r>
        <w:rPr>
          <w:rStyle w:val="CommentReference1"/>
        </w:rPr>
        <w:annotationRef/>
      </w:r>
      <w:r>
        <w:t>Or the operator needs technicaly more time to reply.</w:t>
      </w:r>
      <w:r>
        <w:br/>
      </w:r>
      <w:r>
        <w:t>Asynchroneous booking is way more complexe and requests specific technical architecture. In scope ?</w:t>
      </w:r>
    </w:p>
  </w:comment>
  <w:comment w:initials="BS" w:author="Bourdelin, Sonia" w:date="2026-05-26T16:29:00Z" w:id="62">
    <w:p w:rsidRDefault="00000000" w14:paraId="0EECB7A3" w14:textId="1385114E">
      <w:pPr>
        <w:pStyle w:val="CommentText"/>
      </w:pPr>
      <w:r>
        <w:rPr>
          <w:rStyle w:val="CommentReference"/>
        </w:rPr>
        <w:annotationRef/>
      </w:r>
      <w:r w:rsidRPr="35825B89">
        <w:t>Operator ‘PENDING’ / async confirmation should be moved to an alternative scenario (requires polling/callback/timeouts). Nominal path should remain synchronous confirmation of securing (RESERVATION).</w:t>
      </w:r>
    </w:p>
  </w:comment>
  <w:comment w:initials="OB" w:author="BIGEX Olivier" w:date="2026-05-11T12:11:00Z" w:id="63">
    <w:p w:rsidR="00D648FC" w:rsidP="00D648FC" w:rsidRDefault="00D648FC" w14:paraId="42BD940B" w14:textId="77777777">
      <w:pPr>
        <w:pStyle w:val="CommentText1"/>
      </w:pPr>
      <w:r>
        <w:rPr>
          <w:rStyle w:val="CommentReference1"/>
        </w:rPr>
        <w:annotationRef/>
      </w:r>
      <w:r>
        <w:t>Not a payment time limit, but a booking (=finalization) time limit, which includes a payment step on retailer’s side</w:t>
      </w:r>
    </w:p>
  </w:comment>
  <w:comment w:initials="BS" w:author="Bourdelin, Sonia" w:date="2026-05-21T12:01:00Z" w:id="64">
    <w:p w:rsidR="00F13EDA" w:rsidRDefault="00943F27" w14:paraId="790546C3" w14:textId="7BE39826">
      <w:pPr>
        <w:pStyle w:val="CommentText1"/>
      </w:pPr>
      <w:r>
        <w:rPr>
          <w:rStyle w:val="CommentReference1"/>
        </w:rPr>
        <w:annotationRef/>
      </w:r>
      <w:r w:rsidRPr="5F0ED48D">
        <w:t>We have the both time limits : the one of payment is managed in BUC-D and the one on reservation is managed here. Please split in 2 and manage here reservation time limit</w:t>
      </w:r>
    </w:p>
  </w:comment>
  <w:comment w:initials="BV" w:author="Vinke, Bob BGH" w:date="2026-04-28T12:22:00Z" w:id="65">
    <w:p w:rsidR="00ED1FF0" w:rsidP="00ED1FF0" w:rsidRDefault="00ED1FF0" w14:paraId="6F8E0F85" w14:textId="4B7E0DDD">
      <w:pPr>
        <w:pStyle w:val="CommentText1"/>
      </w:pPr>
      <w:r>
        <w:rPr>
          <w:rStyle w:val="CommentReference1"/>
        </w:rPr>
        <w:annotationRef/>
      </w:r>
      <w:r>
        <w:t>should FR-BOOK-015 be part of this step” The booking confirmation response shall include a detailed payment breakdown showing each payment instrument used (card, voucher, loyalty points, corporate account), the amount applied per instrument, and per-operator settlement allocation, enabling transparent multi-method payment reconciliation.”</w:t>
      </w:r>
    </w:p>
  </w:comment>
  <w:comment w:initials="OB" w:author="BIGEX Olivier" w:date="2026-05-11T12:15:00Z" w:id="66">
    <w:p w:rsidR="00A37945" w:rsidP="00A37945" w:rsidRDefault="00A37945" w14:paraId="2A5250BA" w14:textId="77777777">
      <w:pPr>
        <w:pStyle w:val="CommentText1"/>
      </w:pPr>
      <w:r>
        <w:rPr>
          <w:rStyle w:val="CommentReference1"/>
        </w:rPr>
        <w:annotationRef/>
      </w:r>
      <w:r>
        <w:t>Yes, but not here but for the finalization</w:t>
      </w:r>
    </w:p>
  </w:comment>
  <w:comment w:initials="BS" w:author="Bourdelin, Sonia" w:date="2026-05-26T18:23:00Z" w:id="77">
    <w:p w:rsidRDefault="00000000" w14:paraId="19419BDB" w14:textId="6D91F655">
      <w:pPr>
        <w:pStyle w:val="CommentText"/>
      </w:pPr>
      <w:r>
        <w:rPr>
          <w:rStyle w:val="CommentReference"/>
        </w:rPr>
        <w:annotationRef/>
      </w:r>
      <w:r w:rsidRPr="46D3A682">
        <w:t>Traveller can be a group. Add refernces to this case and moreover, a group may require only capacity hold, not defined seats. Capacity hold can be also the only need for one traveller.</w:t>
      </w:r>
    </w:p>
  </w:comment>
  <w:comment w:initials="OB" w:author="BIGEX Olivier" w:date="2026-05-11T12:18:00Z" w:id="75">
    <w:p w:rsidR="00600D6E" w:rsidP="00600D6E" w:rsidRDefault="00600D6E" w14:paraId="5FFEA4F7" w14:textId="77777777">
      <w:pPr>
        <w:pStyle w:val="CommentText1"/>
      </w:pPr>
      <w:r>
        <w:rPr>
          <w:rStyle w:val="CommentReference1"/>
        </w:rPr>
        <w:annotationRef/>
      </w:r>
      <w:r>
        <w:t>does the customer provide fulfilment preferences and data (NFC smartcard) as well or not at this step ?</w:t>
      </w:r>
    </w:p>
  </w:comment>
  <w:comment w:initials="BS" w:author="Bourdelin, Sonia" w:date="2026-05-21T12:04:00Z" w:id="76">
    <w:p w:rsidR="00F13EDA" w:rsidRDefault="00943F27" w14:paraId="2C61A1FD" w14:textId="5854280D">
      <w:pPr>
        <w:pStyle w:val="CommentText1"/>
      </w:pPr>
      <w:r>
        <w:rPr>
          <w:rStyle w:val="CommentReference1"/>
        </w:rPr>
        <w:annotationRef/>
      </w:r>
      <w:r w:rsidRPr="19732F6F">
        <w:t xml:space="preserve">Perhaps move the title just before peceeding sentence ? </w:t>
      </w:r>
    </w:p>
  </w:comment>
  <w:comment w:initials="BS" w:author="Bourdelin, Sonia" w:date="2026-05-21T12:05:00Z" w:id="84">
    <w:p w:rsidR="00F13EDA" w:rsidRDefault="00943F27" w14:paraId="5F0C0EF9" w14:textId="3C3C52A9">
      <w:pPr>
        <w:pStyle w:val="CommentText1"/>
      </w:pPr>
      <w:r>
        <w:rPr>
          <w:rStyle w:val="CommentReference1"/>
        </w:rPr>
        <w:annotationRef/>
      </w:r>
      <w:r w:rsidRPr="0199D2A7">
        <w:t>to be conform with ....RGPD</w:t>
      </w:r>
    </w:p>
  </w:comment>
  <w:comment w:initials="JS" w:author="JUGELT Stefan" w:date="2026-05-20T16:20:00Z" w:id="78">
    <w:p w:rsidR="00F13EDA" w:rsidRDefault="00943F27" w14:paraId="67BD2CB6" w14:textId="0B77498D">
      <w:pPr>
        <w:pStyle w:val="CommentText1"/>
      </w:pPr>
      <w:r>
        <w:rPr>
          <w:rStyle w:val="CommentReference1"/>
        </w:rPr>
        <w:annotationRef/>
      </w:r>
      <w:r w:rsidRPr="6F51746F">
        <w:t>Those data should be only provided if strictly needed for the contract execution.</w:t>
      </w:r>
    </w:p>
  </w:comment>
  <w:comment w:initials="VB" w:author="Vinke, Bob BGH" w:date="2026-05-21T10:02:00Z" w:id="79">
    <w:p w:rsidR="00F13EDA" w:rsidRDefault="00943F27" w14:paraId="10681AFB" w14:textId="17BB5F79">
      <w:pPr>
        <w:pStyle w:val="CommentText1"/>
      </w:pPr>
      <w:r>
        <w:rPr>
          <w:rStyle w:val="CommentReference1"/>
        </w:rPr>
        <w:annotationRef/>
      </w:r>
      <w:r w:rsidRPr="07AE5FCA">
        <w:t xml:space="preserve">made a bit more specific. </w:t>
      </w:r>
    </w:p>
  </w:comment>
  <w:comment w:initials="JS" w:author="JUGELT Stefan" w:date="2026-05-20T16:19:00Z" w:id="85">
    <w:p w:rsidR="00F13EDA" w:rsidRDefault="00943F27" w14:paraId="427EEAE6" w14:textId="15C5E225">
      <w:pPr>
        <w:pStyle w:val="CommentText1"/>
      </w:pPr>
      <w:r>
        <w:rPr>
          <w:rStyle w:val="CommentReference1"/>
        </w:rPr>
        <w:annotationRef/>
      </w:r>
      <w:r w:rsidRPr="549D52D8">
        <w:t xml:space="preserve">This might be difficult as the amount of travellers and their type should be fix at this stage. </w:t>
      </w:r>
    </w:p>
  </w:comment>
  <w:comment w:initials="VB" w:author="Vinke, Bob BGH" w:date="2026-05-21T10:04:00Z" w:id="86">
    <w:p w:rsidR="00F13EDA" w:rsidRDefault="00943F27" w14:paraId="139657F9" w14:textId="213CB5DC">
      <w:pPr>
        <w:pStyle w:val="CommentText1"/>
      </w:pPr>
      <w:r>
        <w:rPr>
          <w:rStyle w:val="CommentReference1"/>
        </w:rPr>
        <w:annotationRef/>
      </w:r>
      <w:r w:rsidRPr="72F54F73">
        <w:t xml:space="preserve">but the amount of travelers and type is not related to GDPR. it can not be related to a specific individual. so i do not see the problem. </w:t>
      </w:r>
    </w:p>
  </w:comment>
  <w:comment w:initials="BS" w:author="Bourdelin, Sonia" w:date="2026-05-21T12:06:00Z" w:id="88">
    <w:p w:rsidR="00F13EDA" w:rsidRDefault="00943F27" w14:paraId="0E6D8C55" w14:textId="612949F8">
      <w:pPr>
        <w:pStyle w:val="CommentText1"/>
      </w:pPr>
      <w:r>
        <w:rPr>
          <w:rStyle w:val="CommentReference1"/>
        </w:rPr>
        <w:annotationRef/>
      </w:r>
      <w:r w:rsidRPr="4578AAB3">
        <w:t xml:space="preserve">validity in general ? </w:t>
      </w:r>
    </w:p>
  </w:comment>
  <w:comment w:initials="BS" w:author="Bourdelin, Sonia" w:date="2026-05-26T16:40:00Z" w:id="89">
    <w:p w:rsidRDefault="00000000" w14:paraId="3BFFA1E8" w14:textId="35BAC399">
      <w:pPr>
        <w:pStyle w:val="CommentText"/>
      </w:pPr>
      <w:r>
        <w:rPr>
          <w:rStyle w:val="CommentReference"/>
        </w:rPr>
        <w:annotationRef/>
      </w:r>
      <w:r w:rsidRPr="07517BE5">
        <w:t>remove number</w:t>
      </w:r>
    </w:p>
  </w:comment>
  <w:comment w:initials="BS" w:author="Bourdelin, Sonia" w:date="2026-05-26T16:41:00Z" w:id="90">
    <w:p w:rsidRDefault="00000000" w14:paraId="57D6521C" w14:textId="5EC1B5D3">
      <w:pPr>
        <w:pStyle w:val="CommentText"/>
      </w:pPr>
      <w:r>
        <w:rPr>
          <w:rStyle w:val="CommentReference"/>
        </w:rPr>
        <w:annotationRef/>
      </w:r>
      <w:r w:rsidRPr="1FF9F7CD">
        <w:t>basket</w:t>
      </w:r>
    </w:p>
  </w:comment>
  <w:comment w:initials="BS" w:author="Bourdelin, Sonia" w:date="2026-05-26T11:59:00Z" w:id="94">
    <w:p w:rsidRDefault="00000000" w14:paraId="25979E8D" w14:textId="0A5E5AED">
      <w:pPr>
        <w:pStyle w:val="CommentText"/>
      </w:pPr>
      <w:r>
        <w:rPr>
          <w:rStyle w:val="CommentReference"/>
        </w:rPr>
        <w:annotationRef/>
      </w:r>
      <w:r w:rsidRPr="4308A6B0">
        <w:t>The Customer wants to finalize the purchase after financial engagement in order to trigger the next step in BUC-E : receive the travel rights and documents (SALES OFFER PART(s), TRAVEL DOCUMENT(s))</w:t>
      </w:r>
    </w:p>
  </w:comment>
  <w:comment w:initials="BV" w:author="Vinke, Bob BGH" w:date="2026-04-28T19:18:00Z" w:id="95">
    <w:p w:rsidR="0097606E" w:rsidP="0097606E" w:rsidRDefault="0097606E" w14:paraId="30F49325" w14:textId="4F468FF9">
      <w:pPr>
        <w:pStyle w:val="CommentText1"/>
      </w:pPr>
      <w:r>
        <w:rPr>
          <w:rStyle w:val="CommentReference1"/>
        </w:rPr>
        <w:annotationRef/>
      </w:r>
      <w:r>
        <w:t xml:space="preserve">Is this part of this step, or earlier before provisional booking? </w:t>
      </w:r>
    </w:p>
  </w:comment>
  <w:comment w:initials="BS" w:author="Bourdelin, Sonia" w:date="2026-05-21T12:08:00Z" w:id="96">
    <w:p w:rsidR="00F13EDA" w:rsidRDefault="00943F27" w14:paraId="681C94B3" w14:textId="0B12E1F1">
      <w:pPr>
        <w:pStyle w:val="CommentText1"/>
      </w:pPr>
      <w:r>
        <w:rPr>
          <w:rStyle w:val="CommentReference1"/>
        </w:rPr>
        <w:annotationRef/>
      </w:r>
      <w:r w:rsidRPr="2016D407">
        <w:t>Yes, in BUC-D is is explained also. Refers to BUC. But it is clearer to spoke about that in both cases for me</w:t>
      </w:r>
    </w:p>
  </w:comment>
  <w:comment w:initials="VB" w:author="Vinke, Bob BGH" w:date="2026-05-06T07:39:00Z" w:id="91">
    <w:p w:rsidR="000C60BA" w:rsidRDefault="000C60BA" w14:paraId="053777DD" w14:textId="3CD0B2C3">
      <w:r>
        <w:annotationRef/>
      </w:r>
      <w:r w:rsidRPr="10168E45">
        <w:t>is this covered in use case D? or only, when Retailer - Distributor interaction is needed in case of 9-d voucher?</w:t>
      </w:r>
    </w:p>
  </w:comment>
  <w:comment w:initials="OB" w:author="BIGEX Olivier" w:date="2026-05-11T12:20:00Z" w:id="92">
    <w:p w:rsidR="002D6431" w:rsidP="002D6431" w:rsidRDefault="002D6431" w14:paraId="61954955" w14:textId="77777777">
      <w:pPr>
        <w:pStyle w:val="CommentText1"/>
      </w:pPr>
      <w:r>
        <w:rPr>
          <w:rStyle w:val="CommentReference1"/>
        </w:rPr>
        <w:annotationRef/>
      </w:r>
      <w:r>
        <w:t>Yes, BUC-D.</w:t>
      </w:r>
      <w:r>
        <w:br/>
      </w:r>
      <w:r>
        <w:t>Coudl be reformulated by:</w:t>
      </w:r>
      <w:r>
        <w:br/>
      </w:r>
      <w:r>
        <w:t xml:space="preserve">«Once the retailer has ensure the financial transaction with the TRANSPORT CUSTOMER (see BUC-D), the retailer confirms the booking» </w:t>
      </w:r>
      <w:r>
        <w:br/>
      </w:r>
      <w:r>
        <w:t>that’s all</w:t>
      </w:r>
    </w:p>
  </w:comment>
  <w:comment w:initials="BS" w:author="Bourdelin, Sonia" w:date="2026-05-26T16:42:00Z" w:id="93">
    <w:p w:rsidRDefault="00000000" w14:paraId="64F3F252" w14:textId="54081B20">
      <w:pPr>
        <w:pStyle w:val="CommentText"/>
      </w:pPr>
      <w:r>
        <w:rPr>
          <w:rStyle w:val="CommentReference"/>
        </w:rPr>
        <w:annotationRef/>
      </w:r>
      <w:r w:rsidRPr="08B7A90F">
        <w:t>yes move payment execution details in BUC-D and add a reference here</w:t>
      </w:r>
    </w:p>
  </w:comment>
  <w:comment w:initials="BS" w:author="Bourdelin, Sonia" w:date="2026-05-26T16:43:00Z" w:id="97">
    <w:p w:rsidRDefault="00000000" w14:paraId="06FDE9C6" w14:textId="5BA62D2A">
      <w:pPr>
        <w:pStyle w:val="CommentText"/>
      </w:pPr>
      <w:r>
        <w:rPr>
          <w:rStyle w:val="CommentReference"/>
        </w:rPr>
        <w:annotationRef/>
      </w:r>
      <w:r w:rsidRPr="1BB32D31">
        <w:t>offers that need reservation</w:t>
      </w:r>
    </w:p>
  </w:comment>
  <w:comment w:initials="OB" w:author="BIGEX Olivier" w:date="2026-05-27T14:50:00Z" w:id="98">
    <w:p w:rsidR="008754C5" w:rsidP="008754C5" w:rsidRDefault="008754C5" w14:paraId="4853DE02" w14:textId="77777777">
      <w:pPr>
        <w:pStyle w:val="Commentaire"/>
      </w:pPr>
      <w:r>
        <w:rPr>
          <w:rStyle w:val="Marquedecommentaire"/>
        </w:rPr>
        <w:annotationRef/>
      </w:r>
      <w:r>
        <w:t>Not only. The assumption is that any offer shall be confirmed to the distributor before fulfilment</w:t>
      </w:r>
    </w:p>
  </w:comment>
  <w:comment w:initials="OB" w:author="BIGEX Olivier" w:date="2026-05-11T13:44:00Z" w:id="101">
    <w:p w:rsidR="004D5F61" w:rsidP="004D5F61" w:rsidRDefault="004D5F61" w14:paraId="42668F5F" w14:textId="77777777">
      <w:pPr>
        <w:pStyle w:val="CommentText1"/>
      </w:pPr>
      <w:r>
        <w:rPr>
          <w:rStyle w:val="CommentReference1"/>
        </w:rPr>
        <w:annotationRef/>
      </w:r>
      <w:r>
        <w:t>Returns «through ticket» (according to PRR) final guarantee as well.</w:t>
      </w:r>
    </w:p>
  </w:comment>
  <w:comment w:initials="BS" w:author="Bourdelin, Sonia" w:date="2026-05-26T17:51:00Z" w:id="102">
    <w:p w:rsidRDefault="00000000" w14:paraId="0D1CDEC1" w14:textId="1D911169">
      <w:pPr>
        <w:pStyle w:val="CommentText"/>
      </w:pPr>
      <w:r>
        <w:rPr>
          <w:rStyle w:val="CommentReference"/>
        </w:rPr>
        <w:annotationRef/>
      </w:r>
      <w:r w:rsidRPr="452F2C4C">
        <w:t>+ Final guarantees relevant even for 'though journey'</w:t>
      </w:r>
    </w:p>
  </w:comment>
  <w:comment w:initials="BS" w:author="Bourdelin, Sonia" w:date="2026-05-26T16:44:00Z" w:id="103">
    <w:p w:rsidRDefault="00000000" w14:paraId="662392FA" w14:textId="72CE2D89">
      <w:pPr>
        <w:pStyle w:val="CommentText"/>
      </w:pPr>
      <w:r>
        <w:rPr>
          <w:rStyle w:val="CommentReference"/>
        </w:rPr>
        <w:annotationRef/>
      </w:r>
      <w:r w:rsidRPr="4103CAF1">
        <w:t>+ in addition explicitly returning final guarantees relevant to ‘through journey’ when applicable (TRAVEL GUARANTEE(s))</w:t>
      </w:r>
    </w:p>
  </w:comment>
  <w:comment w:initials="BS" w:author="Bourdelin, Sonia" w:date="2026-05-26T18:24:00Z" w:id="104">
    <w:p w:rsidRDefault="00000000" w14:paraId="410F6412" w14:textId="45E4985A">
      <w:pPr>
        <w:pStyle w:val="CommentText"/>
      </w:pPr>
      <w:r>
        <w:rPr>
          <w:rStyle w:val="CommentReference"/>
        </w:rPr>
        <w:annotationRef/>
      </w:r>
      <w:r w:rsidRPr="5A35BBBF">
        <w:t xml:space="preserve">IS the Order splitting described in EUDIT.use.case... docx input is taken into account ? </w:t>
      </w:r>
    </w:p>
  </w:comment>
  <w:comment w:initials="BS" w:author="Bourdelin, Sonia" w:date="2026-05-26T16:45:00Z" w:id="108">
    <w:p w:rsidRDefault="00000000" w14:paraId="7CC5CDC8" w14:textId="1A07292F">
      <w:pPr>
        <w:pStyle w:val="CommentText"/>
      </w:pPr>
      <w:r>
        <w:rPr>
          <w:rStyle w:val="CommentReference"/>
        </w:rPr>
        <w:annotationRef/>
      </w:r>
      <w:r w:rsidRPr="47578540">
        <w:t>is it a reference to step 4?</w:t>
      </w:r>
    </w:p>
  </w:comment>
  <w:comment w:initials="JS" w:author="JUGELT Stefan" w:date="2026-05-20T16:22:00Z" w:id="105">
    <w:p w:rsidR="00F13EDA" w:rsidRDefault="00943F27" w14:paraId="09F18755" w14:textId="61A4AF5C">
      <w:pPr>
        <w:pStyle w:val="CommentText1"/>
      </w:pPr>
      <w:r>
        <w:rPr>
          <w:rStyle w:val="CommentReference1"/>
        </w:rPr>
        <w:annotationRef/>
      </w:r>
      <w:r w:rsidRPr="6F7DC506">
        <w:t>Is my understanding correct that the price can change even if a valid pre-booking exists?</w:t>
      </w:r>
    </w:p>
  </w:comment>
  <w:comment w:initials="VB" w:author="Vinke, Bob BGH" w:date="2026-05-21T09:19:00Z" w:id="106">
    <w:p w:rsidR="00F13EDA" w:rsidRDefault="00943F27" w14:paraId="2D9FAE6A" w14:textId="4D1A6F67">
      <w:pPr>
        <w:pStyle w:val="CommentText1"/>
      </w:pPr>
      <w:r>
        <w:rPr>
          <w:rStyle w:val="CommentReference1"/>
        </w:rPr>
        <w:annotationRef/>
      </w:r>
      <w:r w:rsidRPr="1CA70FF8">
        <w:t xml:space="preserve">no. the pre-booking step is meant to block the price and fysical inventory for a specific period for this customer. </w:t>
      </w:r>
    </w:p>
    <w:p w:rsidR="00F13EDA" w:rsidRDefault="00943F27" w14:paraId="1DA09F31" w14:textId="7879AE55">
      <w:pPr>
        <w:pStyle w:val="CommentText1"/>
      </w:pPr>
      <w:r w:rsidRPr="4982701B">
        <w:t xml:space="preserve">This part reflects to the fact that during the step to achieve the pre-booking, the distributor can find out that in the meanwhile the current price or inventory is no longer available. This can be the fact, as the offer does not reserve. it is just a view on the current situation in the inventory. </w:t>
      </w:r>
    </w:p>
  </w:comment>
  <w:comment w:initials="BS" w:author="Bourdelin, Sonia" w:date="2026-05-26T17:54:00Z" w:id="107">
    <w:p w:rsidRDefault="00000000" w14:paraId="6CAD634A" w14:textId="26329448">
      <w:pPr>
        <w:pStyle w:val="CommentText"/>
      </w:pPr>
      <w:r>
        <w:rPr>
          <w:rStyle w:val="CommentReference"/>
        </w:rPr>
        <w:annotationRef/>
      </w:r>
      <w:r w:rsidRPr="35A724EC">
        <w:t>There is a case when once a reservation/hold is confirmed (RESERVATION), price/inventory should remain stable within the hold time limit; price change can occur during the securing attempt (if hold not yet confirmed). If you want you can precise this case</w:t>
      </w:r>
    </w:p>
  </w:comment>
  <w:comment w:initials="BS" w:author="Bourdelin, Sonia" w:date="2026-05-26T17:57:00Z" w:id="114">
    <w:p w:rsidRDefault="00000000" w14:paraId="49231D3F" w14:textId="61A4B943">
      <w:pPr>
        <w:pStyle w:val="CommentText"/>
      </w:pPr>
      <w:r>
        <w:rPr>
          <w:rStyle w:val="CommentReference"/>
        </w:rPr>
        <w:annotationRef/>
      </w:r>
      <w:r w:rsidRPr="18A16FF2">
        <w:t>even a total failure need a rollback to release any succesful holds to avoid blocking ressources</w:t>
      </w:r>
    </w:p>
  </w:comment>
  <w:comment w:initials="BS" w:author="Bourdelin, Sonia" w:date="2026-05-26T18:00:00Z" w:id="120">
    <w:p w:rsidRDefault="00000000" w14:paraId="01F7747C" w14:textId="6C679222">
      <w:pPr>
        <w:pStyle w:val="CommentText"/>
      </w:pPr>
      <w:r>
        <w:rPr>
          <w:rStyle w:val="CommentReference"/>
        </w:rPr>
        <w:annotationRef/>
      </w:r>
      <w:r w:rsidRPr="0124E9F2">
        <w:t>Who is requesting that check ? To precise</w:t>
      </w:r>
    </w:p>
  </w:comment>
  <w:comment w:initials="JS" w:author="JUGELT Stefan" w:date="2026-05-20T16:32:00Z" w:id="117">
    <w:p w:rsidR="00F13EDA" w:rsidRDefault="00943F27" w14:paraId="0B1D12B0" w14:textId="2618982E">
      <w:pPr>
        <w:pStyle w:val="CommentText1"/>
      </w:pPr>
      <w:r>
        <w:rPr>
          <w:rStyle w:val="CommentReference1"/>
        </w:rPr>
        <w:annotationRef/>
      </w:r>
      <w:r w:rsidRPr="652D3082">
        <w:t>Are we sure that this is part of the specification? Wouldn't it be the task for the Distributor in case of a ressource reservation?</w:t>
      </w:r>
    </w:p>
  </w:comment>
  <w:comment w:initials="VB" w:author="Vinke, Bob BGH" w:date="2026-05-21T09:23:00Z" w:id="118">
    <w:p w:rsidR="00F13EDA" w:rsidRDefault="00943F27" w14:paraId="161E042F" w14:textId="42DD0241">
      <w:pPr>
        <w:pStyle w:val="CommentText1"/>
      </w:pPr>
      <w:r>
        <w:rPr>
          <w:rStyle w:val="CommentReference1"/>
        </w:rPr>
        <w:annotationRef/>
      </w:r>
      <w:r w:rsidRPr="6DAD9AE1">
        <w:t xml:space="preserve">as the pre-booking fase is still anonimous AND as blacklist preferabely takes place bofore payment, a step between pre-booking and payment could be relevant. The PRE-booking reply could show that a blacklist check is manditory before payment. wiht a specifick API call in between. TO BE DISCUSSED.  </w:t>
      </w:r>
    </w:p>
  </w:comment>
  <w:comment w:initials="BS" w:author="Bourdelin, Sonia" w:date="2026-05-26T17:59:00Z" w:id="119">
    <w:p w:rsidRDefault="00000000" w14:paraId="2A451E32" w14:textId="00AE746B">
      <w:pPr>
        <w:pStyle w:val="CommentText"/>
      </w:pPr>
      <w:r>
        <w:rPr>
          <w:rStyle w:val="CommentReference"/>
        </w:rPr>
        <w:annotationRef/>
      </w:r>
      <w:r w:rsidRPr="32E5A5B5">
        <w:t xml:space="preserve">Yes it can be done but is it the retailer responsability ? </w:t>
      </w:r>
    </w:p>
  </w:comment>
  <w:comment w:initials="BS" w:author="Bourdelin, Sonia" w:date="2026-05-26T18:04:00Z" w:id="123">
    <w:p w:rsidRDefault="00000000" w14:paraId="2F9927C5" w14:textId="5F4491AD">
      <w:pPr>
        <w:pStyle w:val="CommentText"/>
      </w:pPr>
      <w:r>
        <w:rPr>
          <w:rStyle w:val="CommentReference"/>
        </w:rPr>
        <w:annotationRef/>
      </w:r>
      <w:r w:rsidRPr="5CEBAB49">
        <w:t>Can we have a reservation and travel with an EMV card ? I think it is the case we must cover : reserve a bike space/ something and travel with ENV card or any other post-payment contract.</w:t>
      </w:r>
    </w:p>
  </w:comment>
  <w:comment w:initials="OB" w:author="BIGEX Olivier" w:date="2026-05-11T12:30:00Z" w:id="126">
    <w:p w:rsidR="005E580A" w:rsidP="005E580A" w:rsidRDefault="005E580A" w14:paraId="2D54278B" w14:textId="632CDE6C">
      <w:pPr>
        <w:pStyle w:val="CommentText1"/>
      </w:pPr>
      <w:r>
        <w:rPr>
          <w:rStyle w:val="CommentReference1"/>
        </w:rPr>
        <w:annotationRef/>
      </w:r>
      <w:r>
        <w:t>To me reviewed more deeply. With EMV or smart card post-payment, the retailer is not involved, but validating stakeholders: checkin/out events are directly sent to the operator.</w:t>
      </w:r>
    </w:p>
  </w:comment>
  <w:comment w:initials="OB" w:author="BIGEX Olivier" w:date="2026-05-11T12:32:00Z" w:id="127">
    <w:p w:rsidR="00CB27BA" w:rsidP="00CB27BA" w:rsidRDefault="00CB27BA" w14:paraId="459A626E" w14:textId="77777777">
      <w:pPr>
        <w:pStyle w:val="CommentText1"/>
      </w:pPr>
      <w:r>
        <w:rPr>
          <w:rStyle w:val="CommentReference1"/>
        </w:rPr>
        <w:annotationRef/>
      </w:r>
      <w:r>
        <w:t>BUC-C could only deal with the (optional)subscription of a post-payment service. Another BUC could detailed waht happens after the Trip</w:t>
      </w:r>
    </w:p>
  </w:comment>
  <w:comment w:initials="VB" w:author="Vinke, Bob BGH" w:date="2026-05-15T14:48:00Z" w:id="128">
    <w:p w:rsidR="0078116A" w:rsidRDefault="0078116A" w14:paraId="1CE54005" w14:textId="2D3D60C0">
      <w:r>
        <w:annotationRef/>
      </w:r>
      <w:r w:rsidRPr="68883412">
        <w:t xml:space="preserve">how does EMV work in relation to a sales proces of a multi model trip? </w:t>
      </w:r>
    </w:p>
  </w:comment>
  <w:comment w:initials="OB" w:author="BIGEX Olivier" w:date="2026-05-21T14:01:00Z" w:id="129">
    <w:p w:rsidR="007D1688" w:rsidP="007D1688" w:rsidRDefault="007D1688" w14:paraId="239E308D" w14:textId="77777777">
      <w:pPr>
        <w:pStyle w:val="CommentText"/>
      </w:pPr>
      <w:r>
        <w:rPr>
          <w:rStyle w:val="CommentReference"/>
        </w:rPr>
        <w:annotationRef/>
      </w:r>
      <w:r>
        <w:t>If multimodal trip I assume that the customer is simply informed that for that leg he will only need to checkin(/checkout). Or handle subscription if mandatory.</w:t>
      </w:r>
    </w:p>
  </w:comment>
  <w:comment xmlns:w="http://schemas.openxmlformats.org/wordprocessingml/2006/main" w:initials="RJ" w:author="RECEVEUR Jean-Baptiste" w:date="2026-05-28T15:18:21" w:id="1443673854">
    <w:p xmlns:w14="http://schemas.microsoft.com/office/word/2010/wordml" xmlns:w="http://schemas.openxmlformats.org/wordprocessingml/2006/main" w:rsidR="6AAF1830" w:rsidRDefault="5A225C9E" w14:paraId="23EDBB31" w14:textId="3DC6AF2C">
      <w:pPr>
        <w:pStyle w:val="CommentText"/>
      </w:pPr>
      <w:r>
        <w:rPr>
          <w:rStyle w:val="CommentReference"/>
        </w:rPr>
        <w:annotationRef/>
      </w:r>
      <w:r w:rsidRPr="1F4807AE" w:rsidR="479D036A">
        <w:t>If the reference is unique only on the Distributor side, it might be "not unique" on the retailer side. They both need to assign a reference which will be unique in each system.</w:t>
      </w:r>
    </w:p>
  </w:comment>
</w:comments>
</file>

<file path=word/commentsExtended.xml><?xml version="1.0" encoding="utf-8"?>
<w15:commentsEx xmlns:mc="http://schemas.openxmlformats.org/markup-compatibility/2006" xmlns:w15="http://schemas.microsoft.com/office/word/2012/wordml" mc:Ignorable="w15">
  <w15:commentEx w15:done="0" w15:paraId="3B182B84"/>
  <w15:commentEx w15:done="0" w15:paraId="7047D2E6"/>
  <w15:commentEx w15:done="0" w15:paraId="5F6BA51B" w15:paraIdParent="7047D2E6"/>
  <w15:commentEx w15:done="0" w15:paraId="0C80ADA2"/>
  <w15:commentEx w15:done="0" w15:paraId="61F072D4"/>
  <w15:commentEx w15:done="0" w15:paraId="70B13BC2"/>
  <w15:commentEx w15:done="0" w15:paraId="07C2D373"/>
  <w15:commentEx w15:done="0" w15:paraId="00434737" w15:paraIdParent="07C2D373"/>
  <w15:commentEx w15:done="0" w15:paraId="35146526"/>
  <w15:commentEx w15:done="0" w15:paraId="7EF6AA90"/>
  <w15:commentEx w15:done="0" w15:paraId="3D410EDC"/>
  <w15:commentEx w15:done="0" w15:paraId="1452EA8A" w15:paraIdParent="3D410EDC"/>
  <w15:commentEx w15:done="0" w15:paraId="1F8E2C6B" w15:paraIdParent="3D410EDC"/>
  <w15:commentEx w15:done="0" w15:paraId="0ABFC087"/>
  <w15:commentEx w15:done="0" w15:paraId="57071396" w15:paraIdParent="0ABFC087"/>
  <w15:commentEx w15:done="0" w15:paraId="05F9E5F8"/>
  <w15:commentEx w15:done="0" w15:paraId="0A81FE09" w15:paraIdParent="05F9E5F8"/>
  <w15:commentEx w15:done="0" w15:paraId="095A7A85"/>
  <w15:commentEx w15:done="0" w15:paraId="069A36B6"/>
  <w15:commentEx w15:done="1" w15:paraId="3A1120F1"/>
  <w15:commentEx w15:done="0" w15:paraId="0A3A45C1"/>
  <w15:commentEx w15:done="0" w15:paraId="4A5E5BC5" w15:paraIdParent="0A3A45C1"/>
  <w15:commentEx w15:done="0" w15:paraId="45251950" w15:paraIdParent="0A3A45C1"/>
  <w15:commentEx w15:done="0" w15:paraId="38E37B3D" w15:paraIdParent="0A3A45C1"/>
  <w15:commentEx w15:done="0" w15:paraId="4C9DF43C"/>
  <w15:commentEx w15:done="0" w15:paraId="5EF4DB80" w15:paraIdParent="4C9DF43C"/>
  <w15:commentEx w15:done="0" w15:paraId="2BF32177" w15:paraIdParent="4C9DF43C"/>
  <w15:commentEx w15:done="0" w15:paraId="473E78B9"/>
  <w15:commentEx w15:done="0" w15:paraId="72A98290"/>
  <w15:commentEx w15:done="0" w15:paraId="3F869F4B" w15:paraIdParent="72A98290"/>
  <w15:commentEx w15:done="0" w15:paraId="5082E518" w15:paraIdParent="72A98290"/>
  <w15:commentEx w15:done="1" w15:paraId="0B2273B4"/>
  <w15:commentEx w15:done="0" w15:paraId="7113EA3B"/>
  <w15:commentEx w15:done="0" w15:paraId="3CB97612"/>
  <w15:commentEx w15:done="1" w15:paraId="1734FF94"/>
  <w15:commentEx w15:done="0" w15:paraId="7509B97A"/>
  <w15:commentEx w15:done="0" w15:paraId="35468191"/>
  <w15:commentEx w15:done="0" w15:paraId="6E0B788B" w15:paraIdParent="35468191"/>
  <w15:commentEx w15:done="0" w15:paraId="2183904E" w15:paraIdParent="35468191"/>
  <w15:commentEx w15:done="0" w15:paraId="52F94D41" w15:paraIdParent="35468191"/>
  <w15:commentEx w15:done="0" w15:paraId="5A4FD601"/>
  <w15:commentEx w15:done="0" w15:paraId="10F4A9A9" w15:paraIdParent="5A4FD601"/>
  <w15:commentEx w15:done="0" w15:paraId="35D5E705" w15:paraIdParent="5A4FD601"/>
  <w15:commentEx w15:done="0" w15:paraId="7457C56F"/>
  <w15:commentEx w15:done="0" w15:paraId="53444224"/>
  <w15:commentEx w15:done="0" w15:paraId="16995645" w15:paraIdParent="53444224"/>
  <w15:commentEx w15:done="0" w15:paraId="12BF6D4A" w15:paraIdParent="53444224"/>
  <w15:commentEx w15:done="0" w15:paraId="40CE6DE5"/>
  <w15:commentEx w15:done="0" w15:paraId="678955E7"/>
  <w15:commentEx w15:done="0" w15:paraId="7043FB4C" w15:paraIdParent="678955E7"/>
  <w15:commentEx w15:done="0" w15:paraId="0EECB7A3" w15:paraIdParent="678955E7"/>
  <w15:commentEx w15:done="0" w15:paraId="42BD940B"/>
  <w15:commentEx w15:done="0" w15:paraId="790546C3" w15:paraIdParent="42BD940B"/>
  <w15:commentEx w15:done="0" w15:paraId="6F8E0F85"/>
  <w15:commentEx w15:done="0" w15:paraId="2A5250BA" w15:paraIdParent="6F8E0F85"/>
  <w15:commentEx w15:done="0" w15:paraId="19419BDB"/>
  <w15:commentEx w15:done="0" w15:paraId="5FFEA4F7"/>
  <w15:commentEx w15:done="0" w15:paraId="2C61A1FD" w15:paraIdParent="5FFEA4F7"/>
  <w15:commentEx w15:done="0" w15:paraId="5F0C0EF9"/>
  <w15:commentEx w15:done="0" w15:paraId="67BD2CB6"/>
  <w15:commentEx w15:done="0" w15:paraId="10681AFB" w15:paraIdParent="67BD2CB6"/>
  <w15:commentEx w15:done="0" w15:paraId="427EEAE6"/>
  <w15:commentEx w15:done="0" w15:paraId="139657F9" w15:paraIdParent="427EEAE6"/>
  <w15:commentEx w15:done="0" w15:paraId="0E6D8C55"/>
  <w15:commentEx w15:done="0" w15:paraId="3BFFA1E8"/>
  <w15:commentEx w15:done="0" w15:paraId="57D6521C"/>
  <w15:commentEx w15:done="0" w15:paraId="25979E8D"/>
  <w15:commentEx w15:done="0" w15:paraId="30F49325"/>
  <w15:commentEx w15:done="0" w15:paraId="681C94B3"/>
  <w15:commentEx w15:done="0" w15:paraId="053777DD"/>
  <w15:commentEx w15:done="0" w15:paraId="61954955" w15:paraIdParent="053777DD"/>
  <w15:commentEx w15:done="0" w15:paraId="64F3F252" w15:paraIdParent="053777DD"/>
  <w15:commentEx w15:done="0" w15:paraId="06FDE9C6"/>
  <w15:commentEx w15:done="0" w15:paraId="4853DE02" w15:paraIdParent="06FDE9C6"/>
  <w15:commentEx w15:done="0" w15:paraId="42668F5F"/>
  <w15:commentEx w15:done="0" w15:paraId="0D1CDEC1"/>
  <w15:commentEx w15:done="0" w15:paraId="662392FA"/>
  <w15:commentEx w15:done="0" w15:paraId="410F6412"/>
  <w15:commentEx w15:done="0" w15:paraId="7CC5CDC8"/>
  <w15:commentEx w15:done="0" w15:paraId="09F18755"/>
  <w15:commentEx w15:done="0" w15:paraId="1DA09F31" w15:paraIdParent="09F18755"/>
  <w15:commentEx w15:done="0" w15:paraId="6CAD634A" w15:paraIdParent="09F18755"/>
  <w15:commentEx w15:done="0" w15:paraId="49231D3F"/>
  <w15:commentEx w15:done="0" w15:paraId="01F7747C"/>
  <w15:commentEx w15:done="0" w15:paraId="0B1D12B0"/>
  <w15:commentEx w15:done="0" w15:paraId="161E042F" w15:paraIdParent="0B1D12B0"/>
  <w15:commentEx w15:done="0" w15:paraId="2A451E32" w15:paraIdParent="0B1D12B0"/>
  <w15:commentEx w15:done="0" w15:paraId="2F9927C5"/>
  <w15:commentEx w15:done="0" w15:paraId="2D54278B"/>
  <w15:commentEx w15:done="0" w15:paraId="459A626E" w15:paraIdParent="2D54278B"/>
  <w15:commentEx w15:done="0" w15:paraId="1CE54005" w15:paraIdParent="2D54278B"/>
  <w15:commentEx w15:done="0" w15:paraId="239E308D" w15:paraIdParent="2D54278B"/>
  <w15:commentEx w15:done="0" w15:paraId="23EDBB3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D8644E" w16cex:dateUtc="2026-05-26T12:00:00Z"/>
  <w16cex:commentExtensible w16cex:durableId="6C27A0EF" w16cex:dateUtc="2026-05-26T09:40:00Z"/>
  <w16cex:commentExtensible w16cex:durableId="232C3398" w16cex:dateUtc="2026-05-27T12:42:00Z"/>
  <w16cex:commentExtensible w16cex:durableId="29CDA1DD" w16cex:dateUtc="2026-05-21T09:49:00Z">
    <w16cex:extLst>
      <w16:ext w16:uri="{CE6994B0-6A32-4C9F-8C6B-6E91EDA988CE}">
        <cr:reactions xmlns:cr="http://schemas.microsoft.com/office/comments/2020/reactions">
          <cr:reaction reactionType="1">
            <cr:reactionInfo dateUtc="2026-05-27T12:42:56Z">
              <cr:user userId="S::olivier_bigex@connect-tech.sncf::fdb78988-009f-48c5-abd0-08c5e8936442" userProvider="AD" userName="BIGEX Olivier"/>
            </cr:reactionInfo>
          </cr:reaction>
        </cr:reactions>
      </w16:ext>
    </w16cex:extLst>
  </w16cex:commentExtensible>
  <w16cex:commentExtensible w16cex:durableId="180C288A" w16cex:dateUtc="2026-05-26T13:17:00Z"/>
  <w16cex:commentExtensible w16cex:durableId="78E9C40C" w16cex:dateUtc="2026-05-21T09:50:00Z"/>
  <w16cex:commentExtensible w16cex:durableId="7D9C25B5" w16cex:dateUtc="2026-05-26T13:20:00Z"/>
  <w16cex:commentExtensible w16cex:durableId="10D16EF7" w16cex:dateUtc="2026-05-27T12:45:00Z"/>
  <w16cex:commentExtensible w16cex:durableId="5EF011A7" w16cex:dateUtc="2026-05-21T09:51:00Z"/>
  <w16cex:commentExtensible w16cex:durableId="5C3951A4" w16cex:dateUtc="2026-05-26T09:54:00Z"/>
  <w16cex:commentExtensible w16cex:durableId="4A2BF227" w16cex:dateUtc="2026-05-19T08:39:00Z"/>
  <w16cex:commentExtensible w16cex:durableId="02BF9606" w16cex:dateUtc="2026-05-21T11:39:00Z"/>
  <w16cex:commentExtensible w16cex:durableId="1AD4382C" w16cex:dateUtc="2026-05-26T13:27:00Z"/>
  <w16cex:commentExtensible w16cex:durableId="49FB68EE" w16cex:dateUtc="2026-05-20T13:44:00Z"/>
  <w16cex:commentExtensible w16cex:durableId="784DF559" w16cex:dateUtc="2026-05-21T11:43:00Z"/>
  <w16cex:commentExtensible w16cex:durableId="200C0E3C" w16cex:dateUtc="2026-05-11T09:16:00Z"/>
  <w16cex:commentExtensible w16cex:durableId="0E37EF34" w16cex:dateUtc="2026-05-26T16:07:00Z">
    <w16cex:extLst>
      <w16:ext w16:uri="{CE6994B0-6A32-4C9F-8C6B-6E91EDA988CE}">
        <cr:reactions xmlns:cr="http://schemas.microsoft.com/office/comments/2020/reactions">
          <cr:reaction reactionType="1">
            <cr:reactionInfo dateUtc="2026-05-27T12:46:33Z">
              <cr:user userId="S::olivier_bigex@connect-tech.sncf::fdb78988-009f-48c5-abd0-08c5e8936442" userProvider="AD" userName="BIGEX Olivier"/>
            </cr:reactionInfo>
          </cr:reaction>
        </cr:reactions>
      </w16:ext>
    </w16cex:extLst>
  </w16cex:commentExtensible>
  <w16cex:commentExtensible w16cex:durableId="441F605A" w16cex:dateUtc="2026-05-26T09:55:00Z"/>
  <w16cex:commentExtensible w16cex:durableId="7B30FAF5" w16cex:dateUtc="2026-05-26T13:51:00Z"/>
  <w16cex:commentExtensible w16cex:durableId="49FA3CC0" w16cex:dateUtc="2026-05-11T09:08:00Z"/>
  <w16cex:commentExtensible w16cex:durableId="2F62DFD8" w16cex:dateUtc="2026-05-11T09:34:00Z"/>
  <w16cex:commentExtensible w16cex:durableId="268B8B43" w16cex:dateUtc="2026-05-15T12:56:00Z"/>
  <w16cex:commentExtensible w16cex:durableId="00863CDA" w16cex:dateUtc="2026-05-20T14:17:00Z"/>
  <w16cex:commentExtensible w16cex:durableId="762DC1B4" w16cex:dateUtc="2026-05-21T11:47:00Z"/>
  <w16cex:commentExtensible w16cex:durableId="6535DA08" w16cex:dateUtc="2026-05-11T09:10:00Z"/>
  <w16cex:commentExtensible w16cex:durableId="1FB92424" w16cex:dateUtc="2026-05-15T12:57:00Z"/>
  <w16cex:commentExtensible w16cex:durableId="2ACB8DB6" w16cex:dateUtc="2026-05-21T11:49:00Z"/>
  <w16cex:commentExtensible w16cex:durableId="49A6E14B" w16cex:dateUtc="2026-05-21T09:53:00Z"/>
  <w16cex:commentExtensible w16cex:durableId="34C4D4EA" w16cex:dateUtc="2026-05-21T09:54:00Z"/>
  <w16cex:commentExtensible w16cex:durableId="137AD0DF" w16cex:dateUtc="2026-05-21T11:49:00Z"/>
  <w16cex:commentExtensible w16cex:durableId="419164CB" w16cex:dateUtc="2026-05-26T14:00:00Z">
    <w16cex:extLst>
      <w16:ext w16:uri="{CE6994B0-6A32-4C9F-8C6B-6E91EDA988CE}">
        <cr:reactions xmlns:cr="http://schemas.microsoft.com/office/comments/2020/reactions">
          <cr:reaction reactionType="1">
            <cr:reactionInfo dateUtc="2026-05-27T12:46:58Z">
              <cr:user userId="S::olivier_bigex@connect-tech.sncf::fdb78988-009f-48c5-abd0-08c5e8936442" userProvider="AD" userName="BIGEX Olivier"/>
            </cr:reactionInfo>
          </cr:reaction>
        </cr:reactions>
      </w16:ext>
    </w16cex:extLst>
  </w16cex:commentExtensible>
  <w16cex:commentExtensible w16cex:durableId="6EE86740" w16cex:dateUtc="2026-05-11T09:17:00Z"/>
  <w16cex:commentExtensible w16cex:durableId="7ED4CA49" w16cex:dateUtc="2026-05-21T09:56:00Z"/>
  <w16cex:commentExtensible w16cex:durableId="3CD26A47" w16cex:dateUtc="2026-05-21T09:58:00Z"/>
  <w16cex:commentExtensible w16cex:durableId="49DAF49D" w16cex:dateUtc="2026-05-11T09:19:00Z"/>
  <w16cex:commentExtensible w16cex:durableId="7E50717D" w16cex:dateUtc="2026-05-26T16:19:00Z"/>
  <w16cex:commentExtensible w16cex:durableId="79F7B5D5" w16cex:dateUtc="2026-05-11T09:42:00Z"/>
  <w16cex:commentExtensible w16cex:durableId="7727C11B" w16cex:dateUtc="2026-05-15T13:03:00Z"/>
  <w16cex:commentExtensible w16cex:durableId="36103FFD" w16cex:dateUtc="2026-05-21T11:52:00Z"/>
  <w16cex:commentExtensible w16cex:durableId="20C41641" w16cex:dateUtc="2026-05-26T14:10:00Z">
    <w16cex:extLst>
      <w16:ext w16:uri="{CE6994B0-6A32-4C9F-8C6B-6E91EDA988CE}">
        <cr:reactions xmlns:cr="http://schemas.microsoft.com/office/comments/2020/reactions">
          <cr:reaction reactionType="1">
            <cr:reactionInfo dateUtc="2026-05-27T12:47:37Z">
              <cr:user userId="S::olivier_bigex@connect-tech.sncf::fdb78988-009f-48c5-abd0-08c5e8936442" userProvider="AD" userName="BIGEX Olivier"/>
            </cr:reactionInfo>
          </cr:reaction>
        </cr:reactions>
      </w16:ext>
    </w16cex:extLst>
  </w16cex:commentExtensible>
  <w16cex:commentExtensible w16cex:durableId="03B4FF6D" w16cex:dateUtc="2026-05-11T09:52:00Z"/>
  <w16cex:commentExtensible w16cex:durableId="7A17419E" w16cex:dateUtc="2026-05-15T13:06:00Z"/>
  <w16cex:commentExtensible w16cex:durableId="58A04CC7" w16cex:dateUtc="2026-05-21T11:55:00Z"/>
  <w16cex:commentExtensible w16cex:durableId="10B96B0B" w16cex:dateUtc="2026-05-21T09:59:00Z"/>
  <w16cex:commentExtensible w16cex:durableId="16E1DDA0" w16cex:dateUtc="2026-05-11T10:06:00Z"/>
  <w16cex:commentExtensible w16cex:durableId="42176ED4" w16cex:dateUtc="2026-05-26T09:48:00Z"/>
  <w16cex:commentExtensible w16cex:durableId="2C953B4C" w16cex:dateUtc="2026-05-27T12:48:00Z"/>
  <w16cex:commentExtensible w16cex:durableId="3B5021CB" w16cex:dateUtc="2026-05-26T14:24:00Z"/>
  <w16cex:commentExtensible w16cex:durableId="4A60E656" w16cex:dateUtc="2026-04-28T10:10:00Z"/>
  <w16cex:commentExtensible w16cex:durableId="3042029C" w16cex:dateUtc="2026-05-11T10:02:00Z"/>
  <w16cex:commentExtensible w16cex:durableId="38FC700D" w16cex:dateUtc="2026-05-26T14:29:00Z"/>
  <w16cex:commentExtensible w16cex:durableId="0E2F4717" w16cex:dateUtc="2026-05-11T10:11:00Z"/>
  <w16cex:commentExtensible w16cex:durableId="4CB7D916" w16cex:dateUtc="2026-05-21T10:01:00Z">
    <w16cex:extLst>
      <w16:ext w16:uri="{CE6994B0-6A32-4C9F-8C6B-6E91EDA988CE}">
        <cr:reactions xmlns:cr="http://schemas.microsoft.com/office/comments/2020/reactions">
          <cr:reaction reactionType="1">
            <cr:reactionInfo dateUtc="2026-05-21T11:56:24Z">
              <cr:user userId="S::olivier_bigex@connect-tech.sncf::fdb78988-009f-48c5-abd0-08c5e8936442" userProvider="AD" userName="BIGEX Olivier"/>
            </cr:reactionInfo>
          </cr:reaction>
        </cr:reactions>
      </w16:ext>
    </w16cex:extLst>
  </w16cex:commentExtensible>
  <w16cex:commentExtensible w16cex:durableId="1CBFCDD7" w16cex:dateUtc="2026-04-28T10:22:00Z"/>
  <w16cex:commentExtensible w16cex:durableId="7E5939BE" w16cex:dateUtc="2026-05-11T10:15:00Z"/>
  <w16cex:commentExtensible w16cex:durableId="67438B3E" w16cex:dateUtc="2026-05-26T16:23:00Z"/>
  <w16cex:commentExtensible w16cex:durableId="4AA9D2D5" w16cex:dateUtc="2026-05-11T10:18:00Z"/>
  <w16cex:commentExtensible w16cex:durableId="3B8A03B8" w16cex:dateUtc="2026-05-21T10:04:00Z"/>
  <w16cex:commentExtensible w16cex:durableId="23708AE0" w16cex:dateUtc="2026-05-21T10:05:00Z"/>
  <w16cex:commentExtensible w16cex:durableId="4BDB837F" w16cex:dateUtc="2026-05-20T14:20:00Z"/>
  <w16cex:commentExtensible w16cex:durableId="4F4B654D" w16cex:dateUtc="2026-05-21T08:02:00Z"/>
  <w16cex:commentExtensible w16cex:durableId="3A806C69" w16cex:dateUtc="2026-05-20T14:19:00Z"/>
  <w16cex:commentExtensible w16cex:durableId="506A81EA" w16cex:dateUtc="2026-05-21T08:04:00Z"/>
  <w16cex:commentExtensible w16cex:durableId="22D18B50" w16cex:dateUtc="2026-05-21T10:06:00Z"/>
  <w16cex:commentExtensible w16cex:durableId="02C696AA" w16cex:dateUtc="2026-05-26T14:40:00Z"/>
  <w16cex:commentExtensible w16cex:durableId="04CA8487" w16cex:dateUtc="2026-05-26T14:41:00Z"/>
  <w16cex:commentExtensible w16cex:durableId="1592B9A1" w16cex:dateUtc="2026-05-26T09:59:00Z"/>
  <w16cex:commentExtensible w16cex:durableId="341E96CA" w16cex:dateUtc="2026-04-28T17:18:00Z"/>
  <w16cex:commentExtensible w16cex:durableId="71EB10C5" w16cex:dateUtc="2026-05-21T10:08:00Z"/>
  <w16cex:commentExtensible w16cex:durableId="5682760F" w16cex:dateUtc="2026-05-06T05:39:00Z"/>
  <w16cex:commentExtensible w16cex:durableId="29A8BF39" w16cex:dateUtc="2026-05-11T10:20:00Z"/>
  <w16cex:commentExtensible w16cex:durableId="42897914" w16cex:dateUtc="2026-05-26T14:42:00Z"/>
  <w16cex:commentExtensible w16cex:durableId="44BD869E" w16cex:dateUtc="2026-05-26T14:43:00Z"/>
  <w16cex:commentExtensible w16cex:durableId="4F7C4CC9" w16cex:dateUtc="2026-05-27T12:50:00Z"/>
  <w16cex:commentExtensible w16cex:durableId="46978847" w16cex:dateUtc="2026-05-11T11:44:00Z"/>
  <w16cex:commentExtensible w16cex:durableId="11081D49" w16cex:dateUtc="2026-05-26T15:51:00Z"/>
  <w16cex:commentExtensible w16cex:durableId="238D5B14" w16cex:dateUtc="2026-05-26T14:44:00Z"/>
  <w16cex:commentExtensible w16cex:durableId="4F4B3EA3" w16cex:dateUtc="2026-05-26T16:24:00Z"/>
  <w16cex:commentExtensible w16cex:durableId="7D6AC626" w16cex:dateUtc="2026-05-26T14:45:00Z"/>
  <w16cex:commentExtensible w16cex:durableId="483F96E4" w16cex:dateUtc="2026-05-20T14:22:00Z"/>
  <w16cex:commentExtensible w16cex:durableId="36FB9CA8" w16cex:dateUtc="2026-05-21T07:19:00Z">
    <w16cex:extLst>
      <w16:ext w16:uri="{CE6994B0-6A32-4C9F-8C6B-6E91EDA988CE}">
        <cr:reactions xmlns:cr="http://schemas.microsoft.com/office/comments/2020/reactions">
          <cr:reaction reactionType="1">
            <cr:reactionInfo dateUtc="2026-05-21T11:57:37Z">
              <cr:user userId="S::olivier_bigex@connect-tech.sncf::fdb78988-009f-48c5-abd0-08c5e8936442" userProvider="AD" userName="BIGEX Olivier"/>
            </cr:reactionInfo>
          </cr:reaction>
        </cr:reactions>
      </w16:ext>
    </w16cex:extLst>
  </w16cex:commentExtensible>
  <w16cex:commentExtensible w16cex:durableId="43051FC2" w16cex:dateUtc="2026-05-26T15:54:00Z"/>
  <w16cex:commentExtensible w16cex:durableId="40303913" w16cex:dateUtc="2026-05-26T15:57:00Z"/>
  <w16cex:commentExtensible w16cex:durableId="4442285D" w16cex:dateUtc="2026-05-26T16:00:00Z"/>
  <w16cex:commentExtensible w16cex:durableId="6CE060C5" w16cex:dateUtc="2026-05-20T14:32:00Z"/>
  <w16cex:commentExtensible w16cex:durableId="5AA97262" w16cex:dateUtc="2026-05-21T07:23:00Z"/>
  <w16cex:commentExtensible w16cex:durableId="7296044A" w16cex:dateUtc="2026-05-26T15:59:00Z"/>
  <w16cex:commentExtensible w16cex:durableId="1A40993E" w16cex:dateUtc="2026-05-26T16:04:00Z"/>
  <w16cex:commentExtensible w16cex:durableId="7E5EA65E" w16cex:dateUtc="2026-05-11T10:30:00Z"/>
  <w16cex:commentExtensible w16cex:durableId="465F9D46" w16cex:dateUtc="2026-05-11T10:32:00Z"/>
  <w16cex:commentExtensible w16cex:durableId="1B5F549F" w16cex:dateUtc="2026-05-15T12:48:00Z"/>
  <w16cex:commentExtensible w16cex:durableId="65431365" w16cex:dateUtc="2026-05-21T12:01:00Z"/>
  <w16cex:commentExtensible w16cex:durableId="49C24952" w16cex:dateUtc="2026-05-28T13:18:21.88Z"/>
</w16cex:commentsExtensible>
</file>

<file path=word/commentsIds.xml><?xml version="1.0" encoding="utf-8"?>
<w16cid:commentsIds xmlns:mc="http://schemas.openxmlformats.org/markup-compatibility/2006" xmlns:w16cid="http://schemas.microsoft.com/office/word/2016/wordml/cid" mc:Ignorable="w16cid">
  <w16cid:commentId w16cid:paraId="3B182B84" w16cid:durableId="4DD8644E"/>
  <w16cid:commentId w16cid:paraId="7047D2E6" w16cid:durableId="6C27A0EF"/>
  <w16cid:commentId w16cid:paraId="5F6BA51B" w16cid:durableId="232C3398"/>
  <w16cid:commentId w16cid:paraId="0C80ADA2" w16cid:durableId="29CDA1DD"/>
  <w16cid:commentId w16cid:paraId="61F072D4" w16cid:durableId="180C288A"/>
  <w16cid:commentId w16cid:paraId="70B13BC2" w16cid:durableId="78E9C40C"/>
  <w16cid:commentId w16cid:paraId="07C2D373" w16cid:durableId="7D9C25B5"/>
  <w16cid:commentId w16cid:paraId="00434737" w16cid:durableId="10D16EF7"/>
  <w16cid:commentId w16cid:paraId="35146526" w16cid:durableId="5EF011A7"/>
  <w16cid:commentId w16cid:paraId="7EF6AA90" w16cid:durableId="5C3951A4"/>
  <w16cid:commentId w16cid:paraId="3D410EDC" w16cid:durableId="4A2BF227"/>
  <w16cid:commentId w16cid:paraId="1452EA8A" w16cid:durableId="02BF9606"/>
  <w16cid:commentId w16cid:paraId="1F8E2C6B" w16cid:durableId="1AD4382C"/>
  <w16cid:commentId w16cid:paraId="0ABFC087" w16cid:durableId="49FB68EE"/>
  <w16cid:commentId w16cid:paraId="57071396" w16cid:durableId="784DF559"/>
  <w16cid:commentId w16cid:paraId="05F9E5F8" w16cid:durableId="200C0E3C"/>
  <w16cid:commentId w16cid:paraId="0A81FE09" w16cid:durableId="0E37EF34"/>
  <w16cid:commentId w16cid:paraId="095A7A85" w16cid:durableId="441F605A"/>
  <w16cid:commentId w16cid:paraId="069A36B6" w16cid:durableId="7B30FAF5"/>
  <w16cid:commentId w16cid:paraId="3A1120F1" w16cid:durableId="49FA3CC0"/>
  <w16cid:commentId w16cid:paraId="0A3A45C1" w16cid:durableId="2F62DFD8"/>
  <w16cid:commentId w16cid:paraId="4A5E5BC5" w16cid:durableId="268B8B43"/>
  <w16cid:commentId w16cid:paraId="45251950" w16cid:durableId="00863CDA"/>
  <w16cid:commentId w16cid:paraId="38E37B3D" w16cid:durableId="762DC1B4"/>
  <w16cid:commentId w16cid:paraId="4C9DF43C" w16cid:durableId="6535DA08"/>
  <w16cid:commentId w16cid:paraId="5EF4DB80" w16cid:durableId="1FB92424"/>
  <w16cid:commentId w16cid:paraId="2BF32177" w16cid:durableId="2ACB8DB6"/>
  <w16cid:commentId w16cid:paraId="473E78B9" w16cid:durableId="49A6E14B"/>
  <w16cid:commentId w16cid:paraId="72A98290" w16cid:durableId="34C4D4EA"/>
  <w16cid:commentId w16cid:paraId="3F869F4B" w16cid:durableId="137AD0DF"/>
  <w16cid:commentId w16cid:paraId="5082E518" w16cid:durableId="419164CB"/>
  <w16cid:commentId w16cid:paraId="0B2273B4" w16cid:durableId="6EE86740"/>
  <w16cid:commentId w16cid:paraId="7113EA3B" w16cid:durableId="7ED4CA49"/>
  <w16cid:commentId w16cid:paraId="3CB97612" w16cid:durableId="3CD26A47"/>
  <w16cid:commentId w16cid:paraId="1734FF94" w16cid:durableId="49DAF49D"/>
  <w16cid:commentId w16cid:paraId="7509B97A" w16cid:durableId="7E50717D"/>
  <w16cid:commentId w16cid:paraId="35468191" w16cid:durableId="79F7B5D5"/>
  <w16cid:commentId w16cid:paraId="6E0B788B" w16cid:durableId="7727C11B"/>
  <w16cid:commentId w16cid:paraId="2183904E" w16cid:durableId="36103FFD"/>
  <w16cid:commentId w16cid:paraId="52F94D41" w16cid:durableId="20C41641"/>
  <w16cid:commentId w16cid:paraId="5A4FD601" w16cid:durableId="03B4FF6D"/>
  <w16cid:commentId w16cid:paraId="10F4A9A9" w16cid:durableId="7A17419E"/>
  <w16cid:commentId w16cid:paraId="35D5E705" w16cid:durableId="58A04CC7"/>
  <w16cid:commentId w16cid:paraId="7457C56F" w16cid:durableId="10B96B0B"/>
  <w16cid:commentId w16cid:paraId="53444224" w16cid:durableId="16E1DDA0"/>
  <w16cid:commentId w16cid:paraId="16995645" w16cid:durableId="42176ED4"/>
  <w16cid:commentId w16cid:paraId="12BF6D4A" w16cid:durableId="2C953B4C"/>
  <w16cid:commentId w16cid:paraId="40CE6DE5" w16cid:durableId="3B5021CB"/>
  <w16cid:commentId w16cid:paraId="678955E7" w16cid:durableId="4A60E656"/>
  <w16cid:commentId w16cid:paraId="7043FB4C" w16cid:durableId="3042029C"/>
  <w16cid:commentId w16cid:paraId="0EECB7A3" w16cid:durableId="38FC700D"/>
  <w16cid:commentId w16cid:paraId="42BD940B" w16cid:durableId="0E2F4717"/>
  <w16cid:commentId w16cid:paraId="790546C3" w16cid:durableId="4CB7D916"/>
  <w16cid:commentId w16cid:paraId="6F8E0F85" w16cid:durableId="1CBFCDD7"/>
  <w16cid:commentId w16cid:paraId="2A5250BA" w16cid:durableId="7E5939BE"/>
  <w16cid:commentId w16cid:paraId="19419BDB" w16cid:durableId="67438B3E"/>
  <w16cid:commentId w16cid:paraId="5FFEA4F7" w16cid:durableId="4AA9D2D5"/>
  <w16cid:commentId w16cid:paraId="2C61A1FD" w16cid:durableId="3B8A03B8"/>
  <w16cid:commentId w16cid:paraId="5F0C0EF9" w16cid:durableId="23708AE0"/>
  <w16cid:commentId w16cid:paraId="67BD2CB6" w16cid:durableId="4BDB837F"/>
  <w16cid:commentId w16cid:paraId="10681AFB" w16cid:durableId="4F4B654D"/>
  <w16cid:commentId w16cid:paraId="427EEAE6" w16cid:durableId="3A806C69"/>
  <w16cid:commentId w16cid:paraId="139657F9" w16cid:durableId="506A81EA"/>
  <w16cid:commentId w16cid:paraId="0E6D8C55" w16cid:durableId="22D18B50"/>
  <w16cid:commentId w16cid:paraId="3BFFA1E8" w16cid:durableId="02C696AA"/>
  <w16cid:commentId w16cid:paraId="57D6521C" w16cid:durableId="04CA8487"/>
  <w16cid:commentId w16cid:paraId="25979E8D" w16cid:durableId="1592B9A1"/>
  <w16cid:commentId w16cid:paraId="30F49325" w16cid:durableId="341E96CA"/>
  <w16cid:commentId w16cid:paraId="681C94B3" w16cid:durableId="71EB10C5"/>
  <w16cid:commentId w16cid:paraId="053777DD" w16cid:durableId="5682760F"/>
  <w16cid:commentId w16cid:paraId="61954955" w16cid:durableId="29A8BF39"/>
  <w16cid:commentId w16cid:paraId="64F3F252" w16cid:durableId="42897914"/>
  <w16cid:commentId w16cid:paraId="06FDE9C6" w16cid:durableId="44BD869E"/>
  <w16cid:commentId w16cid:paraId="4853DE02" w16cid:durableId="4F7C4CC9"/>
  <w16cid:commentId w16cid:paraId="42668F5F" w16cid:durableId="46978847"/>
  <w16cid:commentId w16cid:paraId="0D1CDEC1" w16cid:durableId="11081D49"/>
  <w16cid:commentId w16cid:paraId="662392FA" w16cid:durableId="238D5B14"/>
  <w16cid:commentId w16cid:paraId="410F6412" w16cid:durableId="4F4B3EA3"/>
  <w16cid:commentId w16cid:paraId="7CC5CDC8" w16cid:durableId="7D6AC626"/>
  <w16cid:commentId w16cid:paraId="09F18755" w16cid:durableId="483F96E4"/>
  <w16cid:commentId w16cid:paraId="1DA09F31" w16cid:durableId="36FB9CA8"/>
  <w16cid:commentId w16cid:paraId="6CAD634A" w16cid:durableId="43051FC2"/>
  <w16cid:commentId w16cid:paraId="49231D3F" w16cid:durableId="40303913"/>
  <w16cid:commentId w16cid:paraId="01F7747C" w16cid:durableId="4442285D"/>
  <w16cid:commentId w16cid:paraId="0B1D12B0" w16cid:durableId="6CE060C5"/>
  <w16cid:commentId w16cid:paraId="161E042F" w16cid:durableId="5AA97262"/>
  <w16cid:commentId w16cid:paraId="2A451E32" w16cid:durableId="7296044A"/>
  <w16cid:commentId w16cid:paraId="2F9927C5" w16cid:durableId="1A40993E"/>
  <w16cid:commentId w16cid:paraId="2D54278B" w16cid:durableId="7E5EA65E"/>
  <w16cid:commentId w16cid:paraId="459A626E" w16cid:durableId="465F9D46"/>
  <w16cid:commentId w16cid:paraId="1CE54005" w16cid:durableId="1B5F549F"/>
  <w16cid:commentId w16cid:paraId="239E308D" w16cid:durableId="65431365"/>
  <w16cid:commentId w16cid:paraId="23EDBB31" w16cid:durableId="49C249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5C58" w:rsidP="00F81EE7" w:rsidRDefault="004B5C58" w14:paraId="4E711F39" w14:textId="77777777">
      <w:pPr>
        <w:spacing w:after="0" w:line="240" w:lineRule="auto"/>
      </w:pPr>
      <w:r>
        <w:separator/>
      </w:r>
    </w:p>
  </w:endnote>
  <w:endnote w:type="continuationSeparator" w:id="0">
    <w:p w:rsidR="004B5C58" w:rsidP="00F81EE7" w:rsidRDefault="004B5C58" w14:paraId="5DFCEEC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F81EE7" w:rsidRDefault="00F81EE7" w14:paraId="4CBCEAA2" w14:textId="5D47AD62">
    <w:pPr>
      <w:pStyle w:val="Pieddepage"/>
    </w:pPr>
    <w:r>
      <w:rPr>
        <w:noProof/>
      </w:rPr>
      <mc:AlternateContent>
        <mc:Choice Requires="wps">
          <w:drawing>
            <wp:anchor distT="0" distB="0" distL="0" distR="0" simplePos="0" relativeHeight="251658244" behindDoc="0" locked="0" layoutInCell="1" allowOverlap="1" wp14:anchorId="21D370D5" wp14:editId="60064DFD">
              <wp:simplePos x="635" y="635"/>
              <wp:positionH relativeFrom="page">
                <wp:align>left</wp:align>
              </wp:positionH>
              <wp:positionV relativeFrom="page">
                <wp:align>bottom</wp:align>
              </wp:positionV>
              <wp:extent cx="577215" cy="357505"/>
              <wp:effectExtent l="0" t="0" r="13335" b="0"/>
              <wp:wrapNone/>
              <wp:docPr id="295207448" name="Tekstvak 7" descr="Intern">
                <a:extLst xmlns:a="http://schemas.openxmlformats.org/drawingml/2006/main">
                  <a:ext uri="{FF2B5EF4-FFF2-40B4-BE49-F238E27FC236}">
                    <a16:creationId xmlns:a16="http://schemas.microsoft.com/office/drawing/2014/main" id="{3E687AD2-F749-43E0-BCE3-1A364378777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7215" cy="357505"/>
                      </a:xfrm>
                      <a:prstGeom prst="rect">
                        <a:avLst/>
                      </a:prstGeom>
                      <a:noFill/>
                      <a:ln>
                        <a:noFill/>
                      </a:ln>
                    </wps:spPr>
                    <wps:txbx>
                      <w:txbxContent>
                        <w:p w:rsidRPr="00F81EE7" w:rsidR="00F81EE7" w:rsidP="00F81EE7" w:rsidRDefault="00F81EE7" w14:paraId="74AAE002" w14:textId="5A6099D2">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7BD003">
            <v:shapetype id="_x0000_t202" coordsize="21600,21600" o:spt="202" path="m,l,21600r21600,l21600,xe" w14:anchorId="21D370D5">
              <v:stroke joinstyle="miter"/>
              <v:path gradientshapeok="t" o:connecttype="rect"/>
            </v:shapetype>
            <v:shape id="Tekstvak 7" style="position:absolute;margin-left:0;margin-top:0;width:45.45pt;height:28.15pt;z-index:251658244;visibility:visible;mso-wrap-style:none;mso-wrap-distance-left:0;mso-wrap-distance-top:0;mso-wrap-distance-right:0;mso-wrap-distance-bottom:0;mso-position-horizontal:left;mso-position-horizontal-relative:page;mso-position-vertical:bottom;mso-position-vertical-relative:page;v-text-anchor:bottom" alt="Inter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">
              <v:textbox style="mso-fit-shape-to-text:t" inset="20pt,0,0,15pt">
                <w:txbxContent>
                  <w:p w:rsidRPr="00F81EE7" w:rsidR="00F81EE7" w:rsidP="00F81EE7" w:rsidRDefault="00F81EE7" w14:paraId="1CB37BD9" w14:textId="5A6099D2">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F81EE7" w:rsidRDefault="00F81EE7" w14:paraId="4A5FA7A0" w14:textId="09964708">
    <w:pPr>
      <w:pStyle w:val="Pieddepage"/>
    </w:pPr>
    <w:r>
      <w:rPr>
        <w:noProof/>
      </w:rPr>
      <mc:AlternateContent>
        <mc:Choice Requires="wps">
          <w:drawing>
            <wp:anchor distT="0" distB="0" distL="0" distR="0" simplePos="0" relativeHeight="251658245" behindDoc="0" locked="0" layoutInCell="1" allowOverlap="1" wp14:anchorId="652FAAA3" wp14:editId="042684C3">
              <wp:simplePos x="901700" y="10071100"/>
              <wp:positionH relativeFrom="page">
                <wp:align>left</wp:align>
              </wp:positionH>
              <wp:positionV relativeFrom="page">
                <wp:align>bottom</wp:align>
              </wp:positionV>
              <wp:extent cx="577215" cy="357505"/>
              <wp:effectExtent l="0" t="0" r="13335" b="0"/>
              <wp:wrapNone/>
              <wp:docPr id="499635292" name="Tekstvak 8" descr="Intern">
                <a:extLst xmlns:a="http://schemas.openxmlformats.org/drawingml/2006/main">
                  <a:ext uri="{FF2B5EF4-FFF2-40B4-BE49-F238E27FC236}">
                    <a16:creationId xmlns:a16="http://schemas.microsoft.com/office/drawing/2014/main" id="{43AC059C-F012-4A7D-A5A4-69AED3A86418}"/>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7215" cy="357505"/>
                      </a:xfrm>
                      <a:prstGeom prst="rect">
                        <a:avLst/>
                      </a:prstGeom>
                      <a:noFill/>
                      <a:ln>
                        <a:noFill/>
                      </a:ln>
                    </wps:spPr>
                    <wps:txbx>
                      <w:txbxContent>
                        <w:p w:rsidRPr="00F81EE7" w:rsidR="00F81EE7" w:rsidP="00F81EE7" w:rsidRDefault="00F81EE7" w14:paraId="35A21057" w14:textId="2559B672">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3187B5A">
            <v:shapetype id="_x0000_t202" coordsize="21600,21600" o:spt="202" path="m,l,21600r21600,l21600,xe" w14:anchorId="652FAAA3">
              <v:stroke joinstyle="miter"/>
              <v:path gradientshapeok="t" o:connecttype="rect"/>
            </v:shapetype>
            <v:shape id="Tekstvak 8" style="position:absolute;margin-left:0;margin-top:0;width:45.45pt;height:28.15pt;z-index:251658245;visibility:visible;mso-wrap-style:none;mso-wrap-distance-left:0;mso-wrap-distance-top:0;mso-wrap-distance-right:0;mso-wrap-distance-bottom:0;mso-position-horizontal:left;mso-position-horizontal-relative:page;mso-position-vertical:bottom;mso-position-vertical-relative:page;v-text-anchor:bottom" alt="Intern"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">
              <v:textbox style="mso-fit-shape-to-text:t" inset="20pt,0,0,15pt">
                <w:txbxContent>
                  <w:p w:rsidRPr="00F81EE7" w:rsidR="00F81EE7" w:rsidP="00F81EE7" w:rsidRDefault="00F81EE7" w14:paraId="49C3E10F" w14:textId="2559B672">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F81EE7" w:rsidRDefault="00F81EE7" w14:paraId="215A043C" w14:textId="0D8E4148">
    <w:pPr>
      <w:pStyle w:val="Pieddepage"/>
    </w:pPr>
    <w:r>
      <w:rPr>
        <w:noProof/>
      </w:rPr>
      <mc:AlternateContent>
        <mc:Choice Requires="wps">
          <w:drawing>
            <wp:anchor distT="0" distB="0" distL="0" distR="0" simplePos="0" relativeHeight="251658243" behindDoc="0" locked="0" layoutInCell="1" allowOverlap="1" wp14:anchorId="256B25B9" wp14:editId="1186F4B7">
              <wp:simplePos x="635" y="635"/>
              <wp:positionH relativeFrom="page">
                <wp:align>left</wp:align>
              </wp:positionH>
              <wp:positionV relativeFrom="page">
                <wp:align>bottom</wp:align>
              </wp:positionV>
              <wp:extent cx="577215" cy="357505"/>
              <wp:effectExtent l="0" t="0" r="13335" b="0"/>
              <wp:wrapNone/>
              <wp:docPr id="1464133778" name="Tekstvak 6" descr="Intern">
                <a:extLst xmlns:a="http://schemas.openxmlformats.org/drawingml/2006/main">
                  <a:ext uri="{FF2B5EF4-FFF2-40B4-BE49-F238E27FC236}">
                    <a16:creationId xmlns:a16="http://schemas.microsoft.com/office/drawing/2014/main" id="{E7C4A307-F42A-45F3-8EF3-18593D6EB37E}"/>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7215" cy="357505"/>
                      </a:xfrm>
                      <a:prstGeom prst="rect">
                        <a:avLst/>
                      </a:prstGeom>
                      <a:noFill/>
                      <a:ln>
                        <a:noFill/>
                      </a:ln>
                    </wps:spPr>
                    <wps:txbx>
                      <w:txbxContent>
                        <w:p w:rsidRPr="00F81EE7" w:rsidR="00F81EE7" w:rsidP="00F81EE7" w:rsidRDefault="00F81EE7" w14:paraId="31B7AEC6" w14:textId="6EB8BD91">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C66A208">
            <v:shapetype id="_x0000_t202" coordsize="21600,21600" o:spt="202" path="m,l,21600r21600,l21600,xe" w14:anchorId="256B25B9">
              <v:stroke joinstyle="miter"/>
              <v:path gradientshapeok="t" o:connecttype="rect"/>
            </v:shapetype>
            <v:shape id="Tekstvak 6" style="position:absolute;margin-left:0;margin-top:0;width:45.45pt;height:28.15pt;z-index:251658243;visibility:visible;mso-wrap-style:none;mso-wrap-distance-left:0;mso-wrap-distance-top:0;mso-wrap-distance-right:0;mso-wrap-distance-bottom:0;mso-position-horizontal:left;mso-position-horizontal-relative:page;mso-position-vertical:bottom;mso-position-vertical-relative:page;v-text-anchor:bottom" alt="Intern"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">
              <v:textbox style="mso-fit-shape-to-text:t" inset="20pt,0,0,15pt">
                <w:txbxContent>
                  <w:p w:rsidRPr="00F81EE7" w:rsidR="00F81EE7" w:rsidP="00F81EE7" w:rsidRDefault="00F81EE7" w14:paraId="28E72FFC" w14:textId="6EB8BD91">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5C58" w:rsidP="00F81EE7" w:rsidRDefault="004B5C58" w14:paraId="540D8CEF" w14:textId="77777777">
      <w:pPr>
        <w:spacing w:after="0" w:line="240" w:lineRule="auto"/>
      </w:pPr>
      <w:r>
        <w:separator/>
      </w:r>
    </w:p>
  </w:footnote>
  <w:footnote w:type="continuationSeparator" w:id="0">
    <w:p w:rsidR="004B5C58" w:rsidP="00F81EE7" w:rsidRDefault="004B5C58" w14:paraId="2BBAEF2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F81EE7" w:rsidRDefault="00F81EE7" w14:paraId="4E4C7AC5" w14:textId="5E74EDE0">
    <w:pPr>
      <w:pStyle w:val="En-tte"/>
    </w:pPr>
    <w:r>
      <w:rPr>
        <w:noProof/>
      </w:rPr>
      <mc:AlternateContent>
        <mc:Choice Requires="wps">
          <w:drawing>
            <wp:anchor distT="0" distB="0" distL="0" distR="0" simplePos="0" relativeHeight="251658241" behindDoc="0" locked="0" layoutInCell="1" allowOverlap="1" wp14:anchorId="46D6991E" wp14:editId="258A40EC">
              <wp:simplePos x="635" y="635"/>
              <wp:positionH relativeFrom="page">
                <wp:align>left</wp:align>
              </wp:positionH>
              <wp:positionV relativeFrom="page">
                <wp:align>top</wp:align>
              </wp:positionV>
              <wp:extent cx="577215" cy="357505"/>
              <wp:effectExtent l="0" t="0" r="13335" b="4445"/>
              <wp:wrapNone/>
              <wp:docPr id="331292321" name="Tekstvak 4" descr="Intern">
                <a:extLst xmlns:a="http://schemas.openxmlformats.org/drawingml/2006/main">
                  <a:ext uri="{FF2B5EF4-FFF2-40B4-BE49-F238E27FC236}">
                    <a16:creationId xmlns:a16="http://schemas.microsoft.com/office/drawing/2014/main" id="{B5401E41-8A10-472C-9DC2-B58CF6ED96D7}"/>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7215" cy="357505"/>
                      </a:xfrm>
                      <a:prstGeom prst="rect">
                        <a:avLst/>
                      </a:prstGeom>
                      <a:noFill/>
                      <a:ln>
                        <a:noFill/>
                      </a:ln>
                    </wps:spPr>
                    <wps:txbx>
                      <w:txbxContent>
                        <w:p w:rsidRPr="00F81EE7" w:rsidR="00F81EE7" w:rsidP="00F81EE7" w:rsidRDefault="00F81EE7" w14:paraId="7529313E" w14:textId="4853188D">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7BB53C58">
            <v:shapetype id="_x0000_t202" coordsize="21600,21600" o:spt="202" path="m,l,21600r21600,l21600,xe" w14:anchorId="46D6991E">
              <v:stroke joinstyle="miter"/>
              <v:path gradientshapeok="t" o:connecttype="rect"/>
            </v:shapetype>
            <v:shape id="Tekstvak 4" style="position:absolute;margin-left:0;margin-top:0;width:45.45pt;height:28.15pt;z-index:251658241;visibility:visible;mso-wrap-style:none;mso-wrap-distance-left:0;mso-wrap-distance-top:0;mso-wrap-distance-right:0;mso-wrap-distance-bottom:0;mso-position-horizontal:left;mso-position-horizontal-relative:page;mso-position-vertical:top;mso-position-vertical-relative:page;v-text-anchor:top" alt="Inter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">
              <v:textbox style="mso-fit-shape-to-text:t" inset="20pt,15pt,0,0">
                <w:txbxContent>
                  <w:p w:rsidRPr="00F81EE7" w:rsidR="00F81EE7" w:rsidP="00F81EE7" w:rsidRDefault="00F81EE7" w14:paraId="32F43B06" w14:textId="4853188D">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F81EE7" w:rsidRDefault="00F81EE7" w14:paraId="38C45F72" w14:textId="6E18DA05">
    <w:pPr>
      <w:pStyle w:val="En-tte"/>
    </w:pPr>
    <w:r>
      <w:rPr>
        <w:noProof/>
      </w:rPr>
      <mc:AlternateContent>
        <mc:Choice Requires="wps">
          <w:drawing>
            <wp:anchor distT="0" distB="0" distL="0" distR="0" simplePos="0" relativeHeight="251658242" behindDoc="0" locked="0" layoutInCell="1" allowOverlap="1" wp14:anchorId="4A70EF52" wp14:editId="014C9625">
              <wp:simplePos x="901700" y="450850"/>
              <wp:positionH relativeFrom="page">
                <wp:align>left</wp:align>
              </wp:positionH>
              <wp:positionV relativeFrom="page">
                <wp:align>top</wp:align>
              </wp:positionV>
              <wp:extent cx="577215" cy="357505"/>
              <wp:effectExtent l="0" t="0" r="13335" b="4445"/>
              <wp:wrapNone/>
              <wp:docPr id="1021485445" name="Tekstvak 5" descr="Intern">
                <a:extLst xmlns:a="http://schemas.openxmlformats.org/drawingml/2006/main">
                  <a:ext uri="{FF2B5EF4-FFF2-40B4-BE49-F238E27FC236}">
                    <a16:creationId xmlns:a16="http://schemas.microsoft.com/office/drawing/2014/main" id="{642666DB-A7B8-4B7A-B626-898FE6B4E9C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7215" cy="357505"/>
                      </a:xfrm>
                      <a:prstGeom prst="rect">
                        <a:avLst/>
                      </a:prstGeom>
                      <a:noFill/>
                      <a:ln>
                        <a:noFill/>
                      </a:ln>
                    </wps:spPr>
                    <wps:txbx>
                      <w:txbxContent>
                        <w:p w:rsidRPr="00F81EE7" w:rsidR="00F81EE7" w:rsidP="00F81EE7" w:rsidRDefault="00F81EE7" w14:paraId="3520004A" w14:textId="27B7EEB3">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64101D08">
            <v:shapetype id="_x0000_t202" coordsize="21600,21600" o:spt="202" path="m,l,21600r21600,l21600,xe" w14:anchorId="4A70EF52">
              <v:stroke joinstyle="miter"/>
              <v:path gradientshapeok="t" o:connecttype="rect"/>
            </v:shapetype>
            <v:shape id="Tekstvak 5" style="position:absolute;margin-left:0;margin-top:0;width:45.45pt;height:28.15pt;z-index:251658242;visibility:visible;mso-wrap-style:none;mso-wrap-distance-left:0;mso-wrap-distance-top:0;mso-wrap-distance-right:0;mso-wrap-distance-bottom:0;mso-position-horizontal:left;mso-position-horizontal-relative:page;mso-position-vertical:top;mso-position-vertical-relative:page;v-text-anchor:top" alt="Inter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">
              <v:textbox style="mso-fit-shape-to-text:t" inset="20pt,15pt,0,0">
                <w:txbxContent>
                  <w:p w:rsidRPr="00F81EE7" w:rsidR="00F81EE7" w:rsidP="00F81EE7" w:rsidRDefault="00F81EE7" w14:paraId="477DC6FB" w14:textId="27B7EEB3">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F81EE7" w:rsidRDefault="00F81EE7" w14:paraId="57793B91" w14:textId="1A4C7A3E">
    <w:pPr>
      <w:pStyle w:val="En-tte"/>
    </w:pPr>
    <w:r>
      <w:rPr>
        <w:noProof/>
      </w:rPr>
      <mc:AlternateContent>
        <mc:Choice Requires="wps">
          <w:drawing>
            <wp:anchor distT="0" distB="0" distL="0" distR="0" simplePos="0" relativeHeight="251658240" behindDoc="0" locked="0" layoutInCell="1" allowOverlap="1" wp14:anchorId="02FA5B3E" wp14:editId="1FFFAB73">
              <wp:simplePos x="635" y="635"/>
              <wp:positionH relativeFrom="page">
                <wp:align>left</wp:align>
              </wp:positionH>
              <wp:positionV relativeFrom="page">
                <wp:align>top</wp:align>
              </wp:positionV>
              <wp:extent cx="577215" cy="357505"/>
              <wp:effectExtent l="0" t="0" r="13335" b="4445"/>
              <wp:wrapNone/>
              <wp:docPr id="989449491" name="Tekstvak 3" descr="Intern">
                <a:extLst xmlns:a="http://schemas.openxmlformats.org/drawingml/2006/main">
                  <a:ext uri="{FF2B5EF4-FFF2-40B4-BE49-F238E27FC236}">
                    <a16:creationId xmlns:a16="http://schemas.microsoft.com/office/drawing/2014/main" id="{F32AC3DD-53BA-403C-A3F1-7565A1A70CF7}"/>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7215" cy="357505"/>
                      </a:xfrm>
                      <a:prstGeom prst="rect">
                        <a:avLst/>
                      </a:prstGeom>
                      <a:noFill/>
                      <a:ln>
                        <a:noFill/>
                      </a:ln>
                    </wps:spPr>
                    <wps:txbx>
                      <w:txbxContent>
                        <w:p w:rsidRPr="00F81EE7" w:rsidR="00F81EE7" w:rsidP="00F81EE7" w:rsidRDefault="00F81EE7" w14:paraId="5247E104" w14:textId="2A904859">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10CEA627">
            <v:shapetype id="_x0000_t202" coordsize="21600,21600" o:spt="202" path="m,l,21600r21600,l21600,xe" w14:anchorId="02FA5B3E">
              <v:stroke joinstyle="miter"/>
              <v:path gradientshapeok="t" o:connecttype="rect"/>
            </v:shapetype>
            <v:shape id="Tekstvak 3" style="position:absolute;margin-left:0;margin-top:0;width:45.45pt;height:28.15pt;z-index:251658240;visibility:visible;mso-wrap-style:none;mso-wrap-distance-left:0;mso-wrap-distance-top:0;mso-wrap-distance-right:0;mso-wrap-distance-bottom:0;mso-position-horizontal:left;mso-position-horizontal-relative:page;mso-position-vertical:top;mso-position-vertical-relative:page;v-text-anchor:top" alt="Intern"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">
              <v:textbox style="mso-fit-shape-to-text:t" inset="20pt,15pt,0,0">
                <w:txbxContent>
                  <w:p w:rsidRPr="00F81EE7" w:rsidR="00F81EE7" w:rsidP="00F81EE7" w:rsidRDefault="00F81EE7" w14:paraId="32BDCD2C" w14:textId="2A904859">
                    <w:pPr>
                      <w:spacing w:after="0"/>
                      <w:rPr>
                        <w:rFonts w:ascii="Aptos" w:hAnsi="Aptos" w:eastAsia="Aptos" w:cs="Aptos"/>
                        <w:noProof/>
                        <w:color w:val="999999"/>
                        <w:sz w:val="20"/>
                        <w:szCs w:val="20"/>
                      </w:rPr>
                    </w:pPr>
                    <w:r w:rsidRPr="00F81EE7">
                      <w:rPr>
                        <w:rFonts w:ascii="Aptos" w:hAnsi="Aptos" w:eastAsia="Aptos" w:cs="Aptos"/>
                        <w:noProof/>
                        <w:color w:val="999999"/>
                        <w:sz w:val="20"/>
                        <w:szCs w:val="20"/>
                      </w:rPr>
                      <w:t>Intern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F2C98"/>
    <w:multiLevelType w:val="multilevel"/>
    <w:tmpl w:val="F99A3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5F1674C"/>
    <w:multiLevelType w:val="hybridMultilevel"/>
    <w:tmpl w:val="BB1E003C"/>
    <w:lvl w:ilvl="0" w:tplc="04130019">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9B7307A"/>
    <w:multiLevelType w:val="multilevel"/>
    <w:tmpl w:val="FC0E2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6327B1"/>
    <w:multiLevelType w:val="multilevel"/>
    <w:tmpl w:val="BCF6AE40"/>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4" w15:restartNumberingAfterBreak="0">
    <w:nsid w:val="1E654F18"/>
    <w:multiLevelType w:val="hybridMultilevel"/>
    <w:tmpl w:val="952EAC0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EE73E1E"/>
    <w:multiLevelType w:val="multilevel"/>
    <w:tmpl w:val="74961EB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6" w15:restartNumberingAfterBreak="0">
    <w:nsid w:val="22D50B11"/>
    <w:multiLevelType w:val="multilevel"/>
    <w:tmpl w:val="7710437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 w15:restartNumberingAfterBreak="0">
    <w:nsid w:val="2A1D6853"/>
    <w:multiLevelType w:val="hybridMultilevel"/>
    <w:tmpl w:val="18D6365A"/>
    <w:lvl w:ilvl="0" w:tplc="B68A514A">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BBB626A"/>
    <w:multiLevelType w:val="multilevel"/>
    <w:tmpl w:val="91248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0BD7451"/>
    <w:multiLevelType w:val="multilevel"/>
    <w:tmpl w:val="3C40C6F0"/>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10" w15:restartNumberingAfterBreak="0">
    <w:nsid w:val="368F436C"/>
    <w:multiLevelType w:val="multilevel"/>
    <w:tmpl w:val="717C3EF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41034EE4"/>
    <w:multiLevelType w:val="multilevel"/>
    <w:tmpl w:val="70C6E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4D2653D"/>
    <w:multiLevelType w:val="multilevel"/>
    <w:tmpl w:val="3B349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8A06B34"/>
    <w:multiLevelType w:val="multilevel"/>
    <w:tmpl w:val="050C1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311679D"/>
    <w:multiLevelType w:val="multilevel"/>
    <w:tmpl w:val="63D8E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FF579CC"/>
    <w:multiLevelType w:val="multilevel"/>
    <w:tmpl w:val="D098F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6BAA2026"/>
    <w:multiLevelType w:val="multilevel"/>
    <w:tmpl w:val="03F4F20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7" w15:restartNumberingAfterBreak="0">
    <w:nsid w:val="6C1D5A20"/>
    <w:multiLevelType w:val="multilevel"/>
    <w:tmpl w:val="98823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6F8C2A1C"/>
    <w:multiLevelType w:val="hybridMultilevel"/>
    <w:tmpl w:val="6A04741E"/>
    <w:lvl w:ilvl="0" w:tplc="ECDAE8BA">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755C0F78"/>
    <w:multiLevelType w:val="multilevel"/>
    <w:tmpl w:val="59B83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7D0E633C"/>
    <w:multiLevelType w:val="multilevel"/>
    <w:tmpl w:val="966C4AA8"/>
    <w:lvl w:ilvl="0">
      <w:start w:val="1"/>
      <w:numFmt w:val="bullet"/>
      <w:lvlText w:val="o"/>
      <w:lvlJc w:val="left"/>
      <w:pPr>
        <w:tabs>
          <w:tab w:val="num" w:pos="1068"/>
        </w:tabs>
        <w:ind w:left="1068" w:hanging="360"/>
      </w:pPr>
      <w:rPr>
        <w:rFonts w:hint="default" w:ascii="Courier New" w:hAnsi="Courier New"/>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o"/>
      <w:lvlJc w:val="left"/>
      <w:pPr>
        <w:tabs>
          <w:tab w:val="num" w:pos="2508"/>
        </w:tabs>
        <w:ind w:left="2508" w:hanging="360"/>
      </w:pPr>
      <w:rPr>
        <w:rFonts w:hint="default" w:ascii="Courier New" w:hAnsi="Courier New"/>
        <w:sz w:val="20"/>
      </w:rPr>
    </w:lvl>
    <w:lvl w:ilvl="3" w:tentative="1">
      <w:start w:val="1"/>
      <w:numFmt w:val="bullet"/>
      <w:lvlText w:val="o"/>
      <w:lvlJc w:val="left"/>
      <w:pPr>
        <w:tabs>
          <w:tab w:val="num" w:pos="3228"/>
        </w:tabs>
        <w:ind w:left="3228" w:hanging="360"/>
      </w:pPr>
      <w:rPr>
        <w:rFonts w:hint="default" w:ascii="Courier New" w:hAnsi="Courier New"/>
        <w:sz w:val="20"/>
      </w:rPr>
    </w:lvl>
    <w:lvl w:ilvl="4" w:tentative="1">
      <w:start w:val="1"/>
      <w:numFmt w:val="bullet"/>
      <w:lvlText w:val="o"/>
      <w:lvlJc w:val="left"/>
      <w:pPr>
        <w:tabs>
          <w:tab w:val="num" w:pos="3948"/>
        </w:tabs>
        <w:ind w:left="3948" w:hanging="360"/>
      </w:pPr>
      <w:rPr>
        <w:rFonts w:hint="default" w:ascii="Courier New" w:hAnsi="Courier New"/>
        <w:sz w:val="20"/>
      </w:rPr>
    </w:lvl>
    <w:lvl w:ilvl="5" w:tentative="1">
      <w:start w:val="1"/>
      <w:numFmt w:val="bullet"/>
      <w:lvlText w:val="o"/>
      <w:lvlJc w:val="left"/>
      <w:pPr>
        <w:tabs>
          <w:tab w:val="num" w:pos="4668"/>
        </w:tabs>
        <w:ind w:left="4668" w:hanging="360"/>
      </w:pPr>
      <w:rPr>
        <w:rFonts w:hint="default" w:ascii="Courier New" w:hAnsi="Courier New"/>
        <w:sz w:val="20"/>
      </w:rPr>
    </w:lvl>
    <w:lvl w:ilvl="6" w:tentative="1">
      <w:start w:val="1"/>
      <w:numFmt w:val="bullet"/>
      <w:lvlText w:val="o"/>
      <w:lvlJc w:val="left"/>
      <w:pPr>
        <w:tabs>
          <w:tab w:val="num" w:pos="5388"/>
        </w:tabs>
        <w:ind w:left="5388" w:hanging="360"/>
      </w:pPr>
      <w:rPr>
        <w:rFonts w:hint="default" w:ascii="Courier New" w:hAnsi="Courier New"/>
        <w:sz w:val="20"/>
      </w:rPr>
    </w:lvl>
    <w:lvl w:ilvl="7" w:tentative="1">
      <w:start w:val="1"/>
      <w:numFmt w:val="bullet"/>
      <w:lvlText w:val="o"/>
      <w:lvlJc w:val="left"/>
      <w:pPr>
        <w:tabs>
          <w:tab w:val="num" w:pos="6108"/>
        </w:tabs>
        <w:ind w:left="6108" w:hanging="360"/>
      </w:pPr>
      <w:rPr>
        <w:rFonts w:hint="default" w:ascii="Courier New" w:hAnsi="Courier New"/>
        <w:sz w:val="20"/>
      </w:rPr>
    </w:lvl>
    <w:lvl w:ilvl="8" w:tentative="1">
      <w:start w:val="1"/>
      <w:numFmt w:val="bullet"/>
      <w:lvlText w:val="o"/>
      <w:lvlJc w:val="left"/>
      <w:pPr>
        <w:tabs>
          <w:tab w:val="num" w:pos="6828"/>
        </w:tabs>
        <w:ind w:left="6828" w:hanging="360"/>
      </w:pPr>
      <w:rPr>
        <w:rFonts w:hint="default" w:ascii="Courier New" w:hAnsi="Courier New"/>
        <w:sz w:val="20"/>
      </w:rPr>
    </w:lvl>
  </w:abstractNum>
  <w:abstractNum w:abstractNumId="21" w15:restartNumberingAfterBreak="0">
    <w:nsid w:val="7E3924F2"/>
    <w:multiLevelType w:val="multilevel"/>
    <w:tmpl w:val="062AD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7EAB3660"/>
    <w:multiLevelType w:val="multilevel"/>
    <w:tmpl w:val="9C8AE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042630959">
    <w:abstractNumId w:val="9"/>
  </w:num>
  <w:num w:numId="2" w16cid:durableId="1271355517">
    <w:abstractNumId w:val="11"/>
  </w:num>
  <w:num w:numId="3" w16cid:durableId="1279946108">
    <w:abstractNumId w:val="20"/>
  </w:num>
  <w:num w:numId="4" w16cid:durableId="1343163769">
    <w:abstractNumId w:val="14"/>
  </w:num>
  <w:num w:numId="5" w16cid:durableId="1368291888">
    <w:abstractNumId w:val="8"/>
  </w:num>
  <w:num w:numId="6" w16cid:durableId="1680547107">
    <w:abstractNumId w:val="10"/>
  </w:num>
  <w:num w:numId="7" w16cid:durableId="1713115177">
    <w:abstractNumId w:val="6"/>
  </w:num>
  <w:num w:numId="8" w16cid:durableId="1853764615">
    <w:abstractNumId w:val="0"/>
  </w:num>
  <w:num w:numId="9" w16cid:durableId="1884947305">
    <w:abstractNumId w:val="18"/>
  </w:num>
  <w:num w:numId="10" w16cid:durableId="1894998073">
    <w:abstractNumId w:val="7"/>
  </w:num>
  <w:num w:numId="11" w16cid:durableId="1906142046">
    <w:abstractNumId w:val="15"/>
  </w:num>
  <w:num w:numId="12" w16cid:durableId="2059553024">
    <w:abstractNumId w:val="5"/>
  </w:num>
  <w:num w:numId="13" w16cid:durableId="2066948151">
    <w:abstractNumId w:val="12"/>
  </w:num>
  <w:num w:numId="14" w16cid:durableId="24327863">
    <w:abstractNumId w:val="22"/>
  </w:num>
  <w:num w:numId="15" w16cid:durableId="332341526">
    <w:abstractNumId w:val="21"/>
  </w:num>
  <w:num w:numId="16" w16cid:durableId="41290395">
    <w:abstractNumId w:val="17"/>
  </w:num>
  <w:num w:numId="17" w16cid:durableId="565261610">
    <w:abstractNumId w:val="4"/>
  </w:num>
  <w:num w:numId="18" w16cid:durableId="591205553">
    <w:abstractNumId w:val="2"/>
  </w:num>
  <w:num w:numId="19" w16cid:durableId="607931333">
    <w:abstractNumId w:val="16"/>
  </w:num>
  <w:num w:numId="20" w16cid:durableId="637299297">
    <w:abstractNumId w:val="1"/>
  </w:num>
  <w:num w:numId="21" w16cid:durableId="669260383">
    <w:abstractNumId w:val="3"/>
  </w:num>
  <w:num w:numId="22" w16cid:durableId="731850425">
    <w:abstractNumId w:val="13"/>
  </w:num>
  <w:num w:numId="23" w16cid:durableId="995456418">
    <w:abstractNumId w:val="19"/>
  </w:num>
  <w:numIdMacAtCleanup w:val="20"/>
</w:numbering>
</file>

<file path=word/people.xml><?xml version="1.0" encoding="utf-8"?>
<w15:people xmlns:mc="http://schemas.openxmlformats.org/markup-compatibility/2006" xmlns:w15="http://schemas.microsoft.com/office/word/2012/wordml" mc:Ignorable="w15">
  <w15:person w15:author="Bourdelin, Sonia">
    <w15:presenceInfo w15:providerId="AD" w15:userId="S::sonia.bourdelin_conduent.com#ext#@maasallianceeu.onmicrosoft.com::02b7d371-f131-4b54-8e00-0180c4449cfd"/>
  </w15:person>
  <w15:person w15:author="BIGEX Olivier">
    <w15:presenceInfo w15:providerId="AD" w15:userId="S::olivier_bigex@connect-tech.sncf::fdb78988-009f-48c5-abd0-08c5e8936442"/>
  </w15:person>
  <w15:person w15:author="Edwin van den Belt">
    <w15:presenceInfo w15:providerId="AD" w15:userId="S::evdbelt_dat.nl#ext#@maasallianceeu.onmicrosoft.com::582055ea-9621-4bc3-b966-2e88f5b32f11"/>
  </w15:person>
  <w15:person w15:author="Vinke, Bob BGH">
    <w15:presenceInfo w15:providerId="AD" w15:userId="S::Bob.Vinke@nslogin.nl::3cc576e0-1d83-4201-9b15-e4687b7c04dd"/>
  </w15:person>
  <w15:person w15:author="JUGELT Stefan">
    <w15:presenceInfo w15:providerId="AD" w15:userId="S::stefan.jugelt_era.europa.eu#ext#@maasallianceeu.onmicrosoft.com::c41bc04f-f3ca-48c7-8d1f-e419def9209c"/>
  </w15:person>
  <w15:person w15:author="Vinke, Bob BGH">
    <w15:presenceInfo w15:providerId="AD" w15:userId="S::bob.vinke_ns.nl#ext#@maasallianceeu.onmicrosoft.com::0e5175c1-e6bf-4e6d-8e36-e0b8a73a4e02"/>
  </w15:person>
  <w15:person w15:author="RECEVEUR Jean-Baptiste">
    <w15:presenceInfo w15:providerId="AD" w15:userId="S::jean-baptiste.receveur_setec.com#ext#@maasallianceeu.onmicrosoft.com::45d15b9f-8969-4a0b-b70e-ff35f91382b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E7"/>
    <w:rsid w:val="00002970"/>
    <w:rsid w:val="00006212"/>
    <w:rsid w:val="00011811"/>
    <w:rsid w:val="00021989"/>
    <w:rsid w:val="00023FAC"/>
    <w:rsid w:val="00026009"/>
    <w:rsid w:val="00040387"/>
    <w:rsid w:val="000415EC"/>
    <w:rsid w:val="000421E6"/>
    <w:rsid w:val="00046175"/>
    <w:rsid w:val="00073341"/>
    <w:rsid w:val="00073E82"/>
    <w:rsid w:val="0008731C"/>
    <w:rsid w:val="00087480"/>
    <w:rsid w:val="00090C89"/>
    <w:rsid w:val="000A2E5E"/>
    <w:rsid w:val="000B2EEC"/>
    <w:rsid w:val="000C1901"/>
    <w:rsid w:val="000C307D"/>
    <w:rsid w:val="000C368E"/>
    <w:rsid w:val="000C60BA"/>
    <w:rsid w:val="000D1D38"/>
    <w:rsid w:val="000D2D09"/>
    <w:rsid w:val="000E13C8"/>
    <w:rsid w:val="000E193F"/>
    <w:rsid w:val="000E2F88"/>
    <w:rsid w:val="000F20C6"/>
    <w:rsid w:val="000F5DC7"/>
    <w:rsid w:val="00105D55"/>
    <w:rsid w:val="00114B38"/>
    <w:rsid w:val="001177C8"/>
    <w:rsid w:val="00135DFE"/>
    <w:rsid w:val="0014022A"/>
    <w:rsid w:val="00143B5F"/>
    <w:rsid w:val="001466EA"/>
    <w:rsid w:val="001564EE"/>
    <w:rsid w:val="001565C9"/>
    <w:rsid w:val="00163232"/>
    <w:rsid w:val="001668C9"/>
    <w:rsid w:val="001669F7"/>
    <w:rsid w:val="00167E62"/>
    <w:rsid w:val="0017321B"/>
    <w:rsid w:val="0017796E"/>
    <w:rsid w:val="00182AB6"/>
    <w:rsid w:val="00191BE7"/>
    <w:rsid w:val="001A00AB"/>
    <w:rsid w:val="001A58E2"/>
    <w:rsid w:val="001A6B21"/>
    <w:rsid w:val="001C143A"/>
    <w:rsid w:val="001C6B9F"/>
    <w:rsid w:val="001C7141"/>
    <w:rsid w:val="001D2351"/>
    <w:rsid w:val="001E0C0D"/>
    <w:rsid w:val="001E3000"/>
    <w:rsid w:val="001F385A"/>
    <w:rsid w:val="00200F1B"/>
    <w:rsid w:val="002137C2"/>
    <w:rsid w:val="00225F3C"/>
    <w:rsid w:val="00230DC8"/>
    <w:rsid w:val="00237603"/>
    <w:rsid w:val="00240539"/>
    <w:rsid w:val="00250DD7"/>
    <w:rsid w:val="00253B50"/>
    <w:rsid w:val="00254DDF"/>
    <w:rsid w:val="0025744C"/>
    <w:rsid w:val="00265B68"/>
    <w:rsid w:val="00282D88"/>
    <w:rsid w:val="00284B7A"/>
    <w:rsid w:val="00287B6A"/>
    <w:rsid w:val="00291109"/>
    <w:rsid w:val="00296C11"/>
    <w:rsid w:val="002B6B51"/>
    <w:rsid w:val="002B7B29"/>
    <w:rsid w:val="002C137F"/>
    <w:rsid w:val="002C4A37"/>
    <w:rsid w:val="002C71F7"/>
    <w:rsid w:val="002D3634"/>
    <w:rsid w:val="002D6431"/>
    <w:rsid w:val="002F1EE3"/>
    <w:rsid w:val="002F2692"/>
    <w:rsid w:val="003072A3"/>
    <w:rsid w:val="00307D49"/>
    <w:rsid w:val="003129CA"/>
    <w:rsid w:val="00313BFD"/>
    <w:rsid w:val="00317D01"/>
    <w:rsid w:val="0032319F"/>
    <w:rsid w:val="00327ECC"/>
    <w:rsid w:val="003301B6"/>
    <w:rsid w:val="003306CC"/>
    <w:rsid w:val="00332781"/>
    <w:rsid w:val="003432A5"/>
    <w:rsid w:val="00345A30"/>
    <w:rsid w:val="00347D39"/>
    <w:rsid w:val="0036237F"/>
    <w:rsid w:val="003676D1"/>
    <w:rsid w:val="0037303E"/>
    <w:rsid w:val="003734DA"/>
    <w:rsid w:val="003737EC"/>
    <w:rsid w:val="00374430"/>
    <w:rsid w:val="00374431"/>
    <w:rsid w:val="003773D1"/>
    <w:rsid w:val="00392811"/>
    <w:rsid w:val="00393DEF"/>
    <w:rsid w:val="00393EF8"/>
    <w:rsid w:val="00397E5A"/>
    <w:rsid w:val="003B503B"/>
    <w:rsid w:val="003C0113"/>
    <w:rsid w:val="003C17AC"/>
    <w:rsid w:val="003C6C6A"/>
    <w:rsid w:val="003C73BB"/>
    <w:rsid w:val="003E3E63"/>
    <w:rsid w:val="003E5112"/>
    <w:rsid w:val="003F2896"/>
    <w:rsid w:val="003F63EF"/>
    <w:rsid w:val="003F6FB5"/>
    <w:rsid w:val="003F7360"/>
    <w:rsid w:val="004077BF"/>
    <w:rsid w:val="00407F3E"/>
    <w:rsid w:val="00411D8F"/>
    <w:rsid w:val="0041361B"/>
    <w:rsid w:val="00414E99"/>
    <w:rsid w:val="00430C80"/>
    <w:rsid w:val="004314A0"/>
    <w:rsid w:val="00437EDD"/>
    <w:rsid w:val="00440D65"/>
    <w:rsid w:val="00450D28"/>
    <w:rsid w:val="00452491"/>
    <w:rsid w:val="004538DA"/>
    <w:rsid w:val="00453AEC"/>
    <w:rsid w:val="00457CFC"/>
    <w:rsid w:val="004627FC"/>
    <w:rsid w:val="00463A29"/>
    <w:rsid w:val="0047544F"/>
    <w:rsid w:val="004827FC"/>
    <w:rsid w:val="00485B37"/>
    <w:rsid w:val="004869C4"/>
    <w:rsid w:val="00496962"/>
    <w:rsid w:val="004A0061"/>
    <w:rsid w:val="004A0BBF"/>
    <w:rsid w:val="004A3BCE"/>
    <w:rsid w:val="004A55A3"/>
    <w:rsid w:val="004A6F5F"/>
    <w:rsid w:val="004B08D1"/>
    <w:rsid w:val="004B114F"/>
    <w:rsid w:val="004B5C58"/>
    <w:rsid w:val="004C4EDA"/>
    <w:rsid w:val="004D366C"/>
    <w:rsid w:val="004D5F61"/>
    <w:rsid w:val="004E2365"/>
    <w:rsid w:val="004E24F2"/>
    <w:rsid w:val="004E2C76"/>
    <w:rsid w:val="004E507C"/>
    <w:rsid w:val="004E6CA0"/>
    <w:rsid w:val="004F6CED"/>
    <w:rsid w:val="00504630"/>
    <w:rsid w:val="00510742"/>
    <w:rsid w:val="00512EEA"/>
    <w:rsid w:val="005220F7"/>
    <w:rsid w:val="005253D8"/>
    <w:rsid w:val="00527100"/>
    <w:rsid w:val="00530523"/>
    <w:rsid w:val="0053474F"/>
    <w:rsid w:val="00541B5A"/>
    <w:rsid w:val="00541E84"/>
    <w:rsid w:val="00544597"/>
    <w:rsid w:val="005446BF"/>
    <w:rsid w:val="00550C2A"/>
    <w:rsid w:val="005627C1"/>
    <w:rsid w:val="005656B2"/>
    <w:rsid w:val="005678EA"/>
    <w:rsid w:val="00580BCF"/>
    <w:rsid w:val="00581E3F"/>
    <w:rsid w:val="005919CF"/>
    <w:rsid w:val="00595A1A"/>
    <w:rsid w:val="005A12F4"/>
    <w:rsid w:val="005A33A0"/>
    <w:rsid w:val="005A47C2"/>
    <w:rsid w:val="005A486C"/>
    <w:rsid w:val="005B1160"/>
    <w:rsid w:val="005B15F5"/>
    <w:rsid w:val="005C1C59"/>
    <w:rsid w:val="005C2A79"/>
    <w:rsid w:val="005C7E5E"/>
    <w:rsid w:val="005D0D52"/>
    <w:rsid w:val="005D435C"/>
    <w:rsid w:val="005E2B7C"/>
    <w:rsid w:val="005E3968"/>
    <w:rsid w:val="005E557E"/>
    <w:rsid w:val="005E580A"/>
    <w:rsid w:val="005E6C94"/>
    <w:rsid w:val="005F2C68"/>
    <w:rsid w:val="005F38F6"/>
    <w:rsid w:val="005F5412"/>
    <w:rsid w:val="00600D6E"/>
    <w:rsid w:val="00603CD8"/>
    <w:rsid w:val="006175D8"/>
    <w:rsid w:val="00623368"/>
    <w:rsid w:val="00624697"/>
    <w:rsid w:val="00626F29"/>
    <w:rsid w:val="00637803"/>
    <w:rsid w:val="00646809"/>
    <w:rsid w:val="006525A5"/>
    <w:rsid w:val="006575BE"/>
    <w:rsid w:val="0066105C"/>
    <w:rsid w:val="00672991"/>
    <w:rsid w:val="006730AC"/>
    <w:rsid w:val="00683BA2"/>
    <w:rsid w:val="00683C99"/>
    <w:rsid w:val="00683ED9"/>
    <w:rsid w:val="006849CD"/>
    <w:rsid w:val="006960B5"/>
    <w:rsid w:val="006A1671"/>
    <w:rsid w:val="006B3FD3"/>
    <w:rsid w:val="006B44B1"/>
    <w:rsid w:val="006B60F2"/>
    <w:rsid w:val="006B9D3F"/>
    <w:rsid w:val="006C07BA"/>
    <w:rsid w:val="006C305D"/>
    <w:rsid w:val="006C440F"/>
    <w:rsid w:val="006C56E3"/>
    <w:rsid w:val="006D5218"/>
    <w:rsid w:val="006D5904"/>
    <w:rsid w:val="006D712B"/>
    <w:rsid w:val="0070231E"/>
    <w:rsid w:val="00713776"/>
    <w:rsid w:val="0073103A"/>
    <w:rsid w:val="00737B1E"/>
    <w:rsid w:val="007546E4"/>
    <w:rsid w:val="007619DA"/>
    <w:rsid w:val="0076461E"/>
    <w:rsid w:val="00765E7F"/>
    <w:rsid w:val="00776AA6"/>
    <w:rsid w:val="00776E47"/>
    <w:rsid w:val="00776F19"/>
    <w:rsid w:val="007800CC"/>
    <w:rsid w:val="0078116A"/>
    <w:rsid w:val="007843C2"/>
    <w:rsid w:val="00784A9F"/>
    <w:rsid w:val="00791CA6"/>
    <w:rsid w:val="00793963"/>
    <w:rsid w:val="00796A6D"/>
    <w:rsid w:val="007B2E30"/>
    <w:rsid w:val="007C1075"/>
    <w:rsid w:val="007D1688"/>
    <w:rsid w:val="007D5D41"/>
    <w:rsid w:val="007D5F61"/>
    <w:rsid w:val="007D64AD"/>
    <w:rsid w:val="007D7803"/>
    <w:rsid w:val="007F09BF"/>
    <w:rsid w:val="007F0B9F"/>
    <w:rsid w:val="007F3431"/>
    <w:rsid w:val="00800869"/>
    <w:rsid w:val="008124E3"/>
    <w:rsid w:val="008170DF"/>
    <w:rsid w:val="008172E8"/>
    <w:rsid w:val="00822DCC"/>
    <w:rsid w:val="00833523"/>
    <w:rsid w:val="008402B2"/>
    <w:rsid w:val="00841E0A"/>
    <w:rsid w:val="008527DF"/>
    <w:rsid w:val="00855E2F"/>
    <w:rsid w:val="0086227A"/>
    <w:rsid w:val="0086232A"/>
    <w:rsid w:val="00863CCE"/>
    <w:rsid w:val="008657AE"/>
    <w:rsid w:val="008657F4"/>
    <w:rsid w:val="00865CB3"/>
    <w:rsid w:val="00875462"/>
    <w:rsid w:val="008754C5"/>
    <w:rsid w:val="008761B6"/>
    <w:rsid w:val="00881990"/>
    <w:rsid w:val="0088394A"/>
    <w:rsid w:val="008A1263"/>
    <w:rsid w:val="008A17AB"/>
    <w:rsid w:val="008A2F35"/>
    <w:rsid w:val="008A4AB2"/>
    <w:rsid w:val="008B0F14"/>
    <w:rsid w:val="008B3067"/>
    <w:rsid w:val="008B4862"/>
    <w:rsid w:val="008B65EC"/>
    <w:rsid w:val="008B6603"/>
    <w:rsid w:val="008B6F6D"/>
    <w:rsid w:val="008C285E"/>
    <w:rsid w:val="008C2AC0"/>
    <w:rsid w:val="008D0A93"/>
    <w:rsid w:val="008D30FA"/>
    <w:rsid w:val="008D37A1"/>
    <w:rsid w:val="00901085"/>
    <w:rsid w:val="00903DB9"/>
    <w:rsid w:val="00911560"/>
    <w:rsid w:val="009145A0"/>
    <w:rsid w:val="00921312"/>
    <w:rsid w:val="00931EFD"/>
    <w:rsid w:val="00943F27"/>
    <w:rsid w:val="00944B4C"/>
    <w:rsid w:val="00945B90"/>
    <w:rsid w:val="00945EC7"/>
    <w:rsid w:val="0095137D"/>
    <w:rsid w:val="00956762"/>
    <w:rsid w:val="009638AC"/>
    <w:rsid w:val="00965668"/>
    <w:rsid w:val="0096697D"/>
    <w:rsid w:val="00973A84"/>
    <w:rsid w:val="0097606E"/>
    <w:rsid w:val="009763A8"/>
    <w:rsid w:val="009860BE"/>
    <w:rsid w:val="00992708"/>
    <w:rsid w:val="009A0A55"/>
    <w:rsid w:val="009A393B"/>
    <w:rsid w:val="009A7AE7"/>
    <w:rsid w:val="009B1013"/>
    <w:rsid w:val="009C2784"/>
    <w:rsid w:val="009C5216"/>
    <w:rsid w:val="009D15F4"/>
    <w:rsid w:val="009E551C"/>
    <w:rsid w:val="009E6FCE"/>
    <w:rsid w:val="009F4C77"/>
    <w:rsid w:val="009F61F6"/>
    <w:rsid w:val="00A00CDF"/>
    <w:rsid w:val="00A0307D"/>
    <w:rsid w:val="00A038A9"/>
    <w:rsid w:val="00A10285"/>
    <w:rsid w:val="00A13F76"/>
    <w:rsid w:val="00A17B20"/>
    <w:rsid w:val="00A22C63"/>
    <w:rsid w:val="00A27715"/>
    <w:rsid w:val="00A27E2E"/>
    <w:rsid w:val="00A36E3C"/>
    <w:rsid w:val="00A37945"/>
    <w:rsid w:val="00A4000D"/>
    <w:rsid w:val="00A416E5"/>
    <w:rsid w:val="00A53575"/>
    <w:rsid w:val="00A73A81"/>
    <w:rsid w:val="00A75BF8"/>
    <w:rsid w:val="00A771CA"/>
    <w:rsid w:val="00A804DD"/>
    <w:rsid w:val="00A81268"/>
    <w:rsid w:val="00A81AE0"/>
    <w:rsid w:val="00A82ACF"/>
    <w:rsid w:val="00A850A1"/>
    <w:rsid w:val="00A85176"/>
    <w:rsid w:val="00AA09AD"/>
    <w:rsid w:val="00AA17A3"/>
    <w:rsid w:val="00AA1CA3"/>
    <w:rsid w:val="00AA1CC5"/>
    <w:rsid w:val="00AA4A9A"/>
    <w:rsid w:val="00AA53DC"/>
    <w:rsid w:val="00AB4D83"/>
    <w:rsid w:val="00AB697F"/>
    <w:rsid w:val="00AB772A"/>
    <w:rsid w:val="00AC014A"/>
    <w:rsid w:val="00AD1E1B"/>
    <w:rsid w:val="00AD255F"/>
    <w:rsid w:val="00AD4765"/>
    <w:rsid w:val="00AD4F97"/>
    <w:rsid w:val="00AD50A0"/>
    <w:rsid w:val="00AD51FC"/>
    <w:rsid w:val="00AD60AA"/>
    <w:rsid w:val="00AE4938"/>
    <w:rsid w:val="00AF2B7D"/>
    <w:rsid w:val="00B023DC"/>
    <w:rsid w:val="00B05857"/>
    <w:rsid w:val="00B152F8"/>
    <w:rsid w:val="00B1788E"/>
    <w:rsid w:val="00B257AC"/>
    <w:rsid w:val="00B3171F"/>
    <w:rsid w:val="00B353A7"/>
    <w:rsid w:val="00B5155B"/>
    <w:rsid w:val="00B630EA"/>
    <w:rsid w:val="00B677FF"/>
    <w:rsid w:val="00B8249D"/>
    <w:rsid w:val="00B845E3"/>
    <w:rsid w:val="00B87300"/>
    <w:rsid w:val="00B93C80"/>
    <w:rsid w:val="00B94A6F"/>
    <w:rsid w:val="00BA3551"/>
    <w:rsid w:val="00BB11AC"/>
    <w:rsid w:val="00BC4A2A"/>
    <w:rsid w:val="00BC6211"/>
    <w:rsid w:val="00BC6C89"/>
    <w:rsid w:val="00BC7680"/>
    <w:rsid w:val="00BC79AD"/>
    <w:rsid w:val="00BD1BBA"/>
    <w:rsid w:val="00BE0911"/>
    <w:rsid w:val="00BE3277"/>
    <w:rsid w:val="00BE71B9"/>
    <w:rsid w:val="00BF4FEB"/>
    <w:rsid w:val="00BF6CA3"/>
    <w:rsid w:val="00C063A5"/>
    <w:rsid w:val="00C12B6E"/>
    <w:rsid w:val="00C15842"/>
    <w:rsid w:val="00C2481A"/>
    <w:rsid w:val="00C25D79"/>
    <w:rsid w:val="00C344CD"/>
    <w:rsid w:val="00C36A3F"/>
    <w:rsid w:val="00C403EA"/>
    <w:rsid w:val="00C40AFF"/>
    <w:rsid w:val="00C446F5"/>
    <w:rsid w:val="00C44C7B"/>
    <w:rsid w:val="00C5252B"/>
    <w:rsid w:val="00C62B81"/>
    <w:rsid w:val="00C647F1"/>
    <w:rsid w:val="00C85698"/>
    <w:rsid w:val="00C90638"/>
    <w:rsid w:val="00C94DDC"/>
    <w:rsid w:val="00CA5854"/>
    <w:rsid w:val="00CB0DE5"/>
    <w:rsid w:val="00CB27BA"/>
    <w:rsid w:val="00CC208A"/>
    <w:rsid w:val="00CC225A"/>
    <w:rsid w:val="00CC3E9F"/>
    <w:rsid w:val="00CC67FD"/>
    <w:rsid w:val="00CD05DB"/>
    <w:rsid w:val="00CD7E39"/>
    <w:rsid w:val="00CE4DD3"/>
    <w:rsid w:val="00CE664B"/>
    <w:rsid w:val="00CE69EE"/>
    <w:rsid w:val="00CF2B4F"/>
    <w:rsid w:val="00CF6945"/>
    <w:rsid w:val="00D054BE"/>
    <w:rsid w:val="00D077BB"/>
    <w:rsid w:val="00D14336"/>
    <w:rsid w:val="00D23747"/>
    <w:rsid w:val="00D30D4C"/>
    <w:rsid w:val="00D431B6"/>
    <w:rsid w:val="00D442F7"/>
    <w:rsid w:val="00D46CF1"/>
    <w:rsid w:val="00D55089"/>
    <w:rsid w:val="00D56B6E"/>
    <w:rsid w:val="00D60DA9"/>
    <w:rsid w:val="00D641C2"/>
    <w:rsid w:val="00D648FC"/>
    <w:rsid w:val="00D74155"/>
    <w:rsid w:val="00D830AA"/>
    <w:rsid w:val="00D8575D"/>
    <w:rsid w:val="00D85BED"/>
    <w:rsid w:val="00D92D23"/>
    <w:rsid w:val="00DA0BC3"/>
    <w:rsid w:val="00DA2181"/>
    <w:rsid w:val="00DB7BD4"/>
    <w:rsid w:val="00DD137B"/>
    <w:rsid w:val="00DD24D0"/>
    <w:rsid w:val="00DD507C"/>
    <w:rsid w:val="00DE57EF"/>
    <w:rsid w:val="00DE58C5"/>
    <w:rsid w:val="00E11C7D"/>
    <w:rsid w:val="00E132C9"/>
    <w:rsid w:val="00E24FC9"/>
    <w:rsid w:val="00E33D1F"/>
    <w:rsid w:val="00E343C7"/>
    <w:rsid w:val="00E42610"/>
    <w:rsid w:val="00E564C8"/>
    <w:rsid w:val="00E60BB6"/>
    <w:rsid w:val="00E61EE4"/>
    <w:rsid w:val="00E6329F"/>
    <w:rsid w:val="00E632CA"/>
    <w:rsid w:val="00E64146"/>
    <w:rsid w:val="00E777F5"/>
    <w:rsid w:val="00E811BA"/>
    <w:rsid w:val="00E87D8D"/>
    <w:rsid w:val="00E91AF3"/>
    <w:rsid w:val="00E92BA9"/>
    <w:rsid w:val="00E9410C"/>
    <w:rsid w:val="00E953A5"/>
    <w:rsid w:val="00E97567"/>
    <w:rsid w:val="00EA1B80"/>
    <w:rsid w:val="00EA1E98"/>
    <w:rsid w:val="00EA5FF5"/>
    <w:rsid w:val="00EA7E3A"/>
    <w:rsid w:val="00EC09CC"/>
    <w:rsid w:val="00EC422A"/>
    <w:rsid w:val="00EC5CCC"/>
    <w:rsid w:val="00EC5EF6"/>
    <w:rsid w:val="00ED1FF0"/>
    <w:rsid w:val="00ED241B"/>
    <w:rsid w:val="00ED5DAB"/>
    <w:rsid w:val="00ED7648"/>
    <w:rsid w:val="00EF3911"/>
    <w:rsid w:val="00EF56D2"/>
    <w:rsid w:val="00EF6E07"/>
    <w:rsid w:val="00F0334B"/>
    <w:rsid w:val="00F037C7"/>
    <w:rsid w:val="00F05387"/>
    <w:rsid w:val="00F07E1C"/>
    <w:rsid w:val="00F13EDA"/>
    <w:rsid w:val="00F13FB1"/>
    <w:rsid w:val="00F17F93"/>
    <w:rsid w:val="00F22C57"/>
    <w:rsid w:val="00F30004"/>
    <w:rsid w:val="00F32D48"/>
    <w:rsid w:val="00F33A4C"/>
    <w:rsid w:val="00F351B4"/>
    <w:rsid w:val="00F3741D"/>
    <w:rsid w:val="00F4019E"/>
    <w:rsid w:val="00F44625"/>
    <w:rsid w:val="00F51AFC"/>
    <w:rsid w:val="00F61038"/>
    <w:rsid w:val="00F63875"/>
    <w:rsid w:val="00F6705A"/>
    <w:rsid w:val="00F6743E"/>
    <w:rsid w:val="00F81EE7"/>
    <w:rsid w:val="00F8675B"/>
    <w:rsid w:val="00F92290"/>
    <w:rsid w:val="00F93E7A"/>
    <w:rsid w:val="00FA37C1"/>
    <w:rsid w:val="00FA5774"/>
    <w:rsid w:val="00FB3797"/>
    <w:rsid w:val="00FB70BA"/>
    <w:rsid w:val="00FC508A"/>
    <w:rsid w:val="00FC6298"/>
    <w:rsid w:val="00FD3CAE"/>
    <w:rsid w:val="00FE2BA3"/>
    <w:rsid w:val="00FE2E6A"/>
    <w:rsid w:val="00FF228C"/>
    <w:rsid w:val="00FF4762"/>
    <w:rsid w:val="00FF48E2"/>
    <w:rsid w:val="00FF55F1"/>
    <w:rsid w:val="00FF67FF"/>
    <w:rsid w:val="00FF7165"/>
    <w:rsid w:val="01A3A19F"/>
    <w:rsid w:val="01A65CDB"/>
    <w:rsid w:val="01E37DDF"/>
    <w:rsid w:val="02255F1B"/>
    <w:rsid w:val="02757FDB"/>
    <w:rsid w:val="028353C9"/>
    <w:rsid w:val="028A7E8B"/>
    <w:rsid w:val="028D0542"/>
    <w:rsid w:val="02A96241"/>
    <w:rsid w:val="02C99AC6"/>
    <w:rsid w:val="036276D4"/>
    <w:rsid w:val="03C2CCF7"/>
    <w:rsid w:val="04B00978"/>
    <w:rsid w:val="04B56621"/>
    <w:rsid w:val="04F9D056"/>
    <w:rsid w:val="0568174E"/>
    <w:rsid w:val="059C9C1E"/>
    <w:rsid w:val="05D013EB"/>
    <w:rsid w:val="0618DC89"/>
    <w:rsid w:val="065B4352"/>
    <w:rsid w:val="069F24CA"/>
    <w:rsid w:val="06B1E0C8"/>
    <w:rsid w:val="06B436D2"/>
    <w:rsid w:val="072E219A"/>
    <w:rsid w:val="07C19949"/>
    <w:rsid w:val="08382190"/>
    <w:rsid w:val="084674CA"/>
    <w:rsid w:val="0899C86E"/>
    <w:rsid w:val="08CBECFE"/>
    <w:rsid w:val="08D0A0E9"/>
    <w:rsid w:val="08E4854F"/>
    <w:rsid w:val="094A5070"/>
    <w:rsid w:val="09D0B16D"/>
    <w:rsid w:val="0A84DB8C"/>
    <w:rsid w:val="0A9B2EAA"/>
    <w:rsid w:val="0AABF016"/>
    <w:rsid w:val="0B09F1B7"/>
    <w:rsid w:val="0B9DFAA8"/>
    <w:rsid w:val="0CBCD8C4"/>
    <w:rsid w:val="0CEF64DD"/>
    <w:rsid w:val="0D0548A7"/>
    <w:rsid w:val="0D41DA87"/>
    <w:rsid w:val="0D87AE50"/>
    <w:rsid w:val="0DC26F90"/>
    <w:rsid w:val="0DF7BA02"/>
    <w:rsid w:val="0E337F6E"/>
    <w:rsid w:val="0E7D7F50"/>
    <w:rsid w:val="0E7DCB01"/>
    <w:rsid w:val="0EB170BB"/>
    <w:rsid w:val="0EB3E67A"/>
    <w:rsid w:val="0F03FAE8"/>
    <w:rsid w:val="0F0AFACB"/>
    <w:rsid w:val="0FBEE717"/>
    <w:rsid w:val="10C2125A"/>
    <w:rsid w:val="10C94BE0"/>
    <w:rsid w:val="1146F5A7"/>
    <w:rsid w:val="1161EEDB"/>
    <w:rsid w:val="116C54EC"/>
    <w:rsid w:val="1212A3FC"/>
    <w:rsid w:val="128D27AD"/>
    <w:rsid w:val="12BE0B68"/>
    <w:rsid w:val="12DD99EC"/>
    <w:rsid w:val="132C1047"/>
    <w:rsid w:val="13403C7F"/>
    <w:rsid w:val="1362A7F4"/>
    <w:rsid w:val="13BB08B9"/>
    <w:rsid w:val="147991F2"/>
    <w:rsid w:val="147CB773"/>
    <w:rsid w:val="14A8A1FD"/>
    <w:rsid w:val="14ECC4DF"/>
    <w:rsid w:val="15478209"/>
    <w:rsid w:val="15915953"/>
    <w:rsid w:val="15AFAACE"/>
    <w:rsid w:val="15C83AC1"/>
    <w:rsid w:val="15EF6768"/>
    <w:rsid w:val="163A83C3"/>
    <w:rsid w:val="1670E6BC"/>
    <w:rsid w:val="167EB91A"/>
    <w:rsid w:val="16DC49F7"/>
    <w:rsid w:val="17C29967"/>
    <w:rsid w:val="17D224FA"/>
    <w:rsid w:val="1827ECF0"/>
    <w:rsid w:val="1840B706"/>
    <w:rsid w:val="18BE627A"/>
    <w:rsid w:val="191F90F9"/>
    <w:rsid w:val="198562F6"/>
    <w:rsid w:val="1988B45F"/>
    <w:rsid w:val="19A1A758"/>
    <w:rsid w:val="1AAFBAF4"/>
    <w:rsid w:val="1AC43466"/>
    <w:rsid w:val="1AEC42DB"/>
    <w:rsid w:val="1B2E205B"/>
    <w:rsid w:val="1B758A24"/>
    <w:rsid w:val="1B904957"/>
    <w:rsid w:val="1BF63A4A"/>
    <w:rsid w:val="1C7A4F75"/>
    <w:rsid w:val="1C7FA324"/>
    <w:rsid w:val="1C892860"/>
    <w:rsid w:val="1CC0E525"/>
    <w:rsid w:val="1D11A6B5"/>
    <w:rsid w:val="1DBFFE34"/>
    <w:rsid w:val="1DE125BD"/>
    <w:rsid w:val="1DE4BE3B"/>
    <w:rsid w:val="1E55AFA3"/>
    <w:rsid w:val="1EA5A205"/>
    <w:rsid w:val="1FA34DD4"/>
    <w:rsid w:val="1FD8D2B1"/>
    <w:rsid w:val="1FDA3342"/>
    <w:rsid w:val="1FEE61A8"/>
    <w:rsid w:val="212052C7"/>
    <w:rsid w:val="212EE344"/>
    <w:rsid w:val="213B0456"/>
    <w:rsid w:val="21440B90"/>
    <w:rsid w:val="216ADB26"/>
    <w:rsid w:val="218888DD"/>
    <w:rsid w:val="22CC879F"/>
    <w:rsid w:val="23588DC7"/>
    <w:rsid w:val="2383FC70"/>
    <w:rsid w:val="238CF25B"/>
    <w:rsid w:val="23986356"/>
    <w:rsid w:val="23BB7915"/>
    <w:rsid w:val="23E642AB"/>
    <w:rsid w:val="24011B87"/>
    <w:rsid w:val="2414695C"/>
    <w:rsid w:val="243D9810"/>
    <w:rsid w:val="2459C33D"/>
    <w:rsid w:val="24B25148"/>
    <w:rsid w:val="25225C16"/>
    <w:rsid w:val="25343FC4"/>
    <w:rsid w:val="2539061C"/>
    <w:rsid w:val="25FED67E"/>
    <w:rsid w:val="26058758"/>
    <w:rsid w:val="263CB52F"/>
    <w:rsid w:val="26D83F34"/>
    <w:rsid w:val="279EE45F"/>
    <w:rsid w:val="27A9EC61"/>
    <w:rsid w:val="27FFC70D"/>
    <w:rsid w:val="281318EE"/>
    <w:rsid w:val="2853834E"/>
    <w:rsid w:val="286B27AB"/>
    <w:rsid w:val="28B38812"/>
    <w:rsid w:val="291D24B1"/>
    <w:rsid w:val="299B8631"/>
    <w:rsid w:val="299DA846"/>
    <w:rsid w:val="29C25435"/>
    <w:rsid w:val="29EDD9D7"/>
    <w:rsid w:val="2A6B28B1"/>
    <w:rsid w:val="2A731CC3"/>
    <w:rsid w:val="2A871282"/>
    <w:rsid w:val="2AA15707"/>
    <w:rsid w:val="2AA1A7A1"/>
    <w:rsid w:val="2B8EAB0F"/>
    <w:rsid w:val="2BE18351"/>
    <w:rsid w:val="2C54636A"/>
    <w:rsid w:val="2CBF6806"/>
    <w:rsid w:val="2D01ADC8"/>
    <w:rsid w:val="2D216D95"/>
    <w:rsid w:val="2D5C1CED"/>
    <w:rsid w:val="2D78BBF1"/>
    <w:rsid w:val="2E371C4E"/>
    <w:rsid w:val="2E58C796"/>
    <w:rsid w:val="2EF4D75D"/>
    <w:rsid w:val="2F0B6B55"/>
    <w:rsid w:val="2F179057"/>
    <w:rsid w:val="30B248B1"/>
    <w:rsid w:val="30B85068"/>
    <w:rsid w:val="30E162C0"/>
    <w:rsid w:val="30FBDA07"/>
    <w:rsid w:val="311266EF"/>
    <w:rsid w:val="31598E19"/>
    <w:rsid w:val="315F57ED"/>
    <w:rsid w:val="31D1E2A5"/>
    <w:rsid w:val="32217C56"/>
    <w:rsid w:val="3258B939"/>
    <w:rsid w:val="32709F43"/>
    <w:rsid w:val="3294E877"/>
    <w:rsid w:val="3352C4D8"/>
    <w:rsid w:val="335CE230"/>
    <w:rsid w:val="339CE10B"/>
    <w:rsid w:val="33A98D37"/>
    <w:rsid w:val="33C81119"/>
    <w:rsid w:val="34369A7F"/>
    <w:rsid w:val="34405CAF"/>
    <w:rsid w:val="345FF1D5"/>
    <w:rsid w:val="34AA8E02"/>
    <w:rsid w:val="352E0585"/>
    <w:rsid w:val="352FBBB7"/>
    <w:rsid w:val="367D7E6A"/>
    <w:rsid w:val="367FB9F1"/>
    <w:rsid w:val="36BDBEDF"/>
    <w:rsid w:val="37ABF6D7"/>
    <w:rsid w:val="37B51D02"/>
    <w:rsid w:val="37FF393D"/>
    <w:rsid w:val="38462794"/>
    <w:rsid w:val="385B5320"/>
    <w:rsid w:val="38B68012"/>
    <w:rsid w:val="39200A32"/>
    <w:rsid w:val="39465840"/>
    <w:rsid w:val="3971FE07"/>
    <w:rsid w:val="3990E398"/>
    <w:rsid w:val="3A29BD79"/>
    <w:rsid w:val="3AC773FA"/>
    <w:rsid w:val="3CA8B018"/>
    <w:rsid w:val="3CE99C97"/>
    <w:rsid w:val="3E21ECF2"/>
    <w:rsid w:val="3EB91AC6"/>
    <w:rsid w:val="3F0A96F6"/>
    <w:rsid w:val="3F5F7777"/>
    <w:rsid w:val="3F8E5F31"/>
    <w:rsid w:val="4010184C"/>
    <w:rsid w:val="402DE4A9"/>
    <w:rsid w:val="40605FA8"/>
    <w:rsid w:val="40D5D9BA"/>
    <w:rsid w:val="40DEB2FD"/>
    <w:rsid w:val="41453B84"/>
    <w:rsid w:val="423E981D"/>
    <w:rsid w:val="424E4882"/>
    <w:rsid w:val="42AFBE96"/>
    <w:rsid w:val="430819D1"/>
    <w:rsid w:val="43362A35"/>
    <w:rsid w:val="434B5392"/>
    <w:rsid w:val="4395B4AB"/>
    <w:rsid w:val="43DB56C6"/>
    <w:rsid w:val="448C9B99"/>
    <w:rsid w:val="44A64E32"/>
    <w:rsid w:val="44CC63D0"/>
    <w:rsid w:val="45196647"/>
    <w:rsid w:val="4571D8C8"/>
    <w:rsid w:val="45C2747F"/>
    <w:rsid w:val="45CAEAE5"/>
    <w:rsid w:val="46139FEE"/>
    <w:rsid w:val="46B09E1B"/>
    <w:rsid w:val="46D2352D"/>
    <w:rsid w:val="4739E628"/>
    <w:rsid w:val="474E20FF"/>
    <w:rsid w:val="4755EF83"/>
    <w:rsid w:val="475DEBA7"/>
    <w:rsid w:val="47BB5759"/>
    <w:rsid w:val="47D6CC9F"/>
    <w:rsid w:val="47DC27F4"/>
    <w:rsid w:val="480BC104"/>
    <w:rsid w:val="4821FCCD"/>
    <w:rsid w:val="488AAC8E"/>
    <w:rsid w:val="48ADD88D"/>
    <w:rsid w:val="49056BDB"/>
    <w:rsid w:val="4935959E"/>
    <w:rsid w:val="494EEC45"/>
    <w:rsid w:val="497D4645"/>
    <w:rsid w:val="4A053B0F"/>
    <w:rsid w:val="4A5C3510"/>
    <w:rsid w:val="4B0F1BDA"/>
    <w:rsid w:val="4B5782A4"/>
    <w:rsid w:val="4BA17CB9"/>
    <w:rsid w:val="4BA2ED11"/>
    <w:rsid w:val="4BBE46D5"/>
    <w:rsid w:val="4BDE0FB0"/>
    <w:rsid w:val="4C5CA401"/>
    <w:rsid w:val="4C5F09C3"/>
    <w:rsid w:val="4CDFE6CF"/>
    <w:rsid w:val="4D021055"/>
    <w:rsid w:val="4D459703"/>
    <w:rsid w:val="4E32CEBF"/>
    <w:rsid w:val="4E5BCF4E"/>
    <w:rsid w:val="4E991932"/>
    <w:rsid w:val="4EB3FA26"/>
    <w:rsid w:val="4EE498E2"/>
    <w:rsid w:val="4FD7944C"/>
    <w:rsid w:val="5028541F"/>
    <w:rsid w:val="5037CD72"/>
    <w:rsid w:val="5074F497"/>
    <w:rsid w:val="511F5C11"/>
    <w:rsid w:val="5135FB90"/>
    <w:rsid w:val="5197C05D"/>
    <w:rsid w:val="519FF26B"/>
    <w:rsid w:val="51D76DC5"/>
    <w:rsid w:val="51DFBA6B"/>
    <w:rsid w:val="52380B38"/>
    <w:rsid w:val="52E191C3"/>
    <w:rsid w:val="53169C8D"/>
    <w:rsid w:val="53510464"/>
    <w:rsid w:val="53C0126E"/>
    <w:rsid w:val="53D9085B"/>
    <w:rsid w:val="545D56F0"/>
    <w:rsid w:val="546DE1B7"/>
    <w:rsid w:val="54FA9A5C"/>
    <w:rsid w:val="56A4B6FB"/>
    <w:rsid w:val="56C5AA59"/>
    <w:rsid w:val="56E02F93"/>
    <w:rsid w:val="56EA282F"/>
    <w:rsid w:val="571093E5"/>
    <w:rsid w:val="57765A05"/>
    <w:rsid w:val="57BE9C82"/>
    <w:rsid w:val="57CF835E"/>
    <w:rsid w:val="583DD09C"/>
    <w:rsid w:val="58A23273"/>
    <w:rsid w:val="58BE204C"/>
    <w:rsid w:val="58E93322"/>
    <w:rsid w:val="598F5D15"/>
    <w:rsid w:val="59AB4759"/>
    <w:rsid w:val="5AA9A0A5"/>
    <w:rsid w:val="5AEE8BBF"/>
    <w:rsid w:val="5B56705B"/>
    <w:rsid w:val="5B5B5E6F"/>
    <w:rsid w:val="5B7DBB5D"/>
    <w:rsid w:val="5BB0E479"/>
    <w:rsid w:val="5C386591"/>
    <w:rsid w:val="5C68FA30"/>
    <w:rsid w:val="5C728FDE"/>
    <w:rsid w:val="5CEEA4C6"/>
    <w:rsid w:val="5D1E6B72"/>
    <w:rsid w:val="5D301586"/>
    <w:rsid w:val="5D904B27"/>
    <w:rsid w:val="5DE704AC"/>
    <w:rsid w:val="5DFAEB57"/>
    <w:rsid w:val="5E3E84AB"/>
    <w:rsid w:val="5E80221E"/>
    <w:rsid w:val="5EA81A31"/>
    <w:rsid w:val="5F2E5871"/>
    <w:rsid w:val="5FB32199"/>
    <w:rsid w:val="5FC0492E"/>
    <w:rsid w:val="600D2B8A"/>
    <w:rsid w:val="60444D13"/>
    <w:rsid w:val="6082B22F"/>
    <w:rsid w:val="609C5D03"/>
    <w:rsid w:val="60BDEB69"/>
    <w:rsid w:val="6125342A"/>
    <w:rsid w:val="62391A27"/>
    <w:rsid w:val="623B31D0"/>
    <w:rsid w:val="6285D0C8"/>
    <w:rsid w:val="632DBAF3"/>
    <w:rsid w:val="636A02D3"/>
    <w:rsid w:val="63A4CAD7"/>
    <w:rsid w:val="63F4B585"/>
    <w:rsid w:val="640D5F1C"/>
    <w:rsid w:val="64942529"/>
    <w:rsid w:val="65BD9731"/>
    <w:rsid w:val="65F823C7"/>
    <w:rsid w:val="66339934"/>
    <w:rsid w:val="6640ABAD"/>
    <w:rsid w:val="66492ADC"/>
    <w:rsid w:val="6656B985"/>
    <w:rsid w:val="6686523B"/>
    <w:rsid w:val="66D4C825"/>
    <w:rsid w:val="67273609"/>
    <w:rsid w:val="678067A7"/>
    <w:rsid w:val="67996FD9"/>
    <w:rsid w:val="67C2679D"/>
    <w:rsid w:val="682C4A28"/>
    <w:rsid w:val="68CC151A"/>
    <w:rsid w:val="68E4CFF9"/>
    <w:rsid w:val="696E5E98"/>
    <w:rsid w:val="6992D039"/>
    <w:rsid w:val="69B7A6B5"/>
    <w:rsid w:val="69C6D91E"/>
    <w:rsid w:val="6B5822C2"/>
    <w:rsid w:val="6B6756BD"/>
    <w:rsid w:val="6B857555"/>
    <w:rsid w:val="6BE56EEA"/>
    <w:rsid w:val="6C498886"/>
    <w:rsid w:val="6C85B102"/>
    <w:rsid w:val="6C96391C"/>
    <w:rsid w:val="6CCB3102"/>
    <w:rsid w:val="6D77D942"/>
    <w:rsid w:val="6DDE4FF0"/>
    <w:rsid w:val="6DEE9870"/>
    <w:rsid w:val="6DF5BF8A"/>
    <w:rsid w:val="6E7F6B1D"/>
    <w:rsid w:val="6EB012D9"/>
    <w:rsid w:val="6FBEE994"/>
    <w:rsid w:val="6FD8344A"/>
    <w:rsid w:val="7003FEF2"/>
    <w:rsid w:val="703108E1"/>
    <w:rsid w:val="713A15D1"/>
    <w:rsid w:val="717D8BA7"/>
    <w:rsid w:val="71E0B39A"/>
    <w:rsid w:val="72097449"/>
    <w:rsid w:val="724DF626"/>
    <w:rsid w:val="731C5CA5"/>
    <w:rsid w:val="7386CEF1"/>
    <w:rsid w:val="73DCEDB6"/>
    <w:rsid w:val="74AF0D59"/>
    <w:rsid w:val="74C640D0"/>
    <w:rsid w:val="75028E37"/>
    <w:rsid w:val="755B7BE6"/>
    <w:rsid w:val="7590E919"/>
    <w:rsid w:val="759C5816"/>
    <w:rsid w:val="75DA1943"/>
    <w:rsid w:val="75E5DD3E"/>
    <w:rsid w:val="75FA65D7"/>
    <w:rsid w:val="761463DB"/>
    <w:rsid w:val="7646CE17"/>
    <w:rsid w:val="76707E7D"/>
    <w:rsid w:val="77172BAA"/>
    <w:rsid w:val="773C8FD2"/>
    <w:rsid w:val="77544253"/>
    <w:rsid w:val="77EB49A2"/>
    <w:rsid w:val="77EC94A9"/>
    <w:rsid w:val="77FDBB60"/>
    <w:rsid w:val="786ABAF6"/>
    <w:rsid w:val="78B1158F"/>
    <w:rsid w:val="79F3011E"/>
    <w:rsid w:val="79FF1A63"/>
    <w:rsid w:val="7A0944EE"/>
    <w:rsid w:val="7A599811"/>
    <w:rsid w:val="7AB679EF"/>
    <w:rsid w:val="7ABD19EE"/>
    <w:rsid w:val="7B5015E0"/>
    <w:rsid w:val="7BC57401"/>
    <w:rsid w:val="7BD02F60"/>
    <w:rsid w:val="7C186DFB"/>
    <w:rsid w:val="7C295336"/>
    <w:rsid w:val="7C2AAA0B"/>
    <w:rsid w:val="7C5E18D7"/>
    <w:rsid w:val="7C653683"/>
    <w:rsid w:val="7CA59800"/>
    <w:rsid w:val="7CAFB95D"/>
    <w:rsid w:val="7CEC7281"/>
    <w:rsid w:val="7D48C986"/>
    <w:rsid w:val="7D66BD78"/>
    <w:rsid w:val="7D8AA675"/>
    <w:rsid w:val="7DD2BEB9"/>
    <w:rsid w:val="7E21975C"/>
    <w:rsid w:val="7EB821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27A1F6"/>
  <w15:chartTrackingRefBased/>
  <w15:docId w15:val="{C65008F9-E6CE-4E6E-9CF0-7344853A24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7100"/>
  </w:style>
  <w:style w:type="paragraph" w:styleId="Titre1">
    <w:name w:val="heading 1"/>
    <w:basedOn w:val="Normal"/>
    <w:next w:val="Normal"/>
    <w:link w:val="Titre1Car"/>
    <w:uiPriority w:val="9"/>
    <w:qFormat/>
    <w:rsid w:val="00F81EE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81EE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81EE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81EE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81EE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81EE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1EE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1EE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1EE7"/>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F81EE7"/>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F81EE7"/>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F81EE7"/>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F81EE7"/>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F81EE7"/>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F81EE7"/>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F81EE7"/>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F81EE7"/>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F81EE7"/>
    <w:rPr>
      <w:rFonts w:eastAsiaTheme="majorEastAsia" w:cstheme="majorBidi"/>
      <w:color w:val="272727" w:themeColor="text1" w:themeTint="D8"/>
    </w:rPr>
  </w:style>
  <w:style w:type="paragraph" w:styleId="Titre">
    <w:name w:val="Title"/>
    <w:basedOn w:val="Normal"/>
    <w:next w:val="Normal"/>
    <w:link w:val="TitreCar"/>
    <w:uiPriority w:val="10"/>
    <w:qFormat/>
    <w:rsid w:val="00F81EE7"/>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F81EE7"/>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F81EE7"/>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F81EE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1EE7"/>
    <w:pPr>
      <w:spacing w:before="160"/>
      <w:jc w:val="center"/>
    </w:pPr>
    <w:rPr>
      <w:i/>
      <w:iCs/>
      <w:color w:val="404040" w:themeColor="text1" w:themeTint="BF"/>
    </w:rPr>
  </w:style>
  <w:style w:type="character" w:styleId="CitationCar" w:customStyle="1">
    <w:name w:val="Citation Car"/>
    <w:basedOn w:val="Policepardfaut"/>
    <w:link w:val="Citation"/>
    <w:uiPriority w:val="29"/>
    <w:rsid w:val="00F81EE7"/>
    <w:rPr>
      <w:i/>
      <w:iCs/>
      <w:color w:val="404040" w:themeColor="text1" w:themeTint="BF"/>
    </w:rPr>
  </w:style>
  <w:style w:type="paragraph" w:styleId="Paragraphedeliste">
    <w:name w:val="List Paragraph"/>
    <w:basedOn w:val="Normal"/>
    <w:uiPriority w:val="34"/>
    <w:qFormat/>
    <w:rsid w:val="00F81EE7"/>
    <w:pPr>
      <w:ind w:left="720"/>
      <w:contextualSpacing/>
    </w:pPr>
  </w:style>
  <w:style w:type="character" w:styleId="Accentuationintense">
    <w:name w:val="Intense Emphasis"/>
    <w:basedOn w:val="Policepardfaut"/>
    <w:uiPriority w:val="21"/>
    <w:qFormat/>
    <w:rsid w:val="00F81EE7"/>
    <w:rPr>
      <w:i/>
      <w:iCs/>
      <w:color w:val="0F4761" w:themeColor="accent1" w:themeShade="BF"/>
    </w:rPr>
  </w:style>
  <w:style w:type="paragraph" w:styleId="Citationintense">
    <w:name w:val="Intense Quote"/>
    <w:basedOn w:val="Normal"/>
    <w:next w:val="Normal"/>
    <w:link w:val="CitationintenseCar"/>
    <w:uiPriority w:val="30"/>
    <w:qFormat/>
    <w:rsid w:val="00F81EE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F81EE7"/>
    <w:rPr>
      <w:i/>
      <w:iCs/>
      <w:color w:val="0F4761" w:themeColor="accent1" w:themeShade="BF"/>
    </w:rPr>
  </w:style>
  <w:style w:type="character" w:styleId="Rfrenceintense">
    <w:name w:val="Intense Reference"/>
    <w:basedOn w:val="Policepardfaut"/>
    <w:uiPriority w:val="32"/>
    <w:qFormat/>
    <w:rsid w:val="00F81EE7"/>
    <w:rPr>
      <w:b/>
      <w:bCs/>
      <w:smallCaps/>
      <w:color w:val="0F4761" w:themeColor="accent1" w:themeShade="BF"/>
      <w:spacing w:val="5"/>
    </w:rPr>
  </w:style>
  <w:style w:type="paragraph" w:styleId="En-tte">
    <w:name w:val="header"/>
    <w:basedOn w:val="Normal"/>
    <w:link w:val="En-tteCar"/>
    <w:uiPriority w:val="99"/>
    <w:unhideWhenUsed/>
    <w:rsid w:val="00F81EE7"/>
    <w:pPr>
      <w:tabs>
        <w:tab w:val="center" w:pos="4536"/>
        <w:tab w:val="right" w:pos="9072"/>
      </w:tabs>
      <w:spacing w:after="0" w:line="240" w:lineRule="auto"/>
    </w:pPr>
  </w:style>
  <w:style w:type="character" w:styleId="En-tteCar" w:customStyle="1">
    <w:name w:val="En-tête Car"/>
    <w:basedOn w:val="Policepardfaut"/>
    <w:link w:val="En-tte"/>
    <w:uiPriority w:val="99"/>
    <w:rsid w:val="00F81EE7"/>
  </w:style>
  <w:style w:type="paragraph" w:styleId="Pieddepage">
    <w:name w:val="footer"/>
    <w:basedOn w:val="Normal"/>
    <w:link w:val="PieddepageCar"/>
    <w:uiPriority w:val="99"/>
    <w:unhideWhenUsed/>
    <w:rsid w:val="00F81EE7"/>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F81EE7"/>
  </w:style>
  <w:style w:type="paragraph" w:styleId="Rvision">
    <w:name w:val="Revision"/>
    <w:hidden/>
    <w:uiPriority w:val="99"/>
    <w:semiHidden/>
    <w:rsid w:val="005627C1"/>
    <w:pPr>
      <w:spacing w:after="0" w:line="240" w:lineRule="auto"/>
    </w:pPr>
  </w:style>
  <w:style w:type="paragraph" w:styleId="CommentText1" w:customStyle="1">
    <w:name w:val="Comment Text1"/>
    <w:basedOn w:val="Normal"/>
    <w:link w:val="CommentTextChar"/>
    <w:uiPriority w:val="99"/>
    <w:unhideWhenUsed/>
    <w:pPr>
      <w:spacing w:line="240" w:lineRule="auto"/>
    </w:pPr>
    <w:rPr>
      <w:sz w:val="20"/>
      <w:szCs w:val="20"/>
    </w:rPr>
  </w:style>
  <w:style w:type="character" w:styleId="CommentTextChar" w:customStyle="1">
    <w:name w:val="Comment Text Char"/>
    <w:basedOn w:val="Policepardfaut"/>
    <w:link w:val="CommentText1"/>
    <w:uiPriority w:val="99"/>
    <w:rPr>
      <w:sz w:val="20"/>
      <w:szCs w:val="20"/>
    </w:rPr>
  </w:style>
  <w:style w:type="character" w:styleId="CommentReference1" w:customStyle="1">
    <w:name w:val="Comment Reference1"/>
    <w:basedOn w:val="Policepardfaut"/>
    <w:uiPriority w:val="99"/>
    <w:semiHidden/>
    <w:unhideWhenUsed/>
    <w:rPr>
      <w:sz w:val="16"/>
      <w:szCs w:val="16"/>
    </w:rPr>
  </w:style>
  <w:style w:type="paragraph" w:styleId="CommentSubject1" w:customStyle="1">
    <w:name w:val="Comment Subject1"/>
    <w:basedOn w:val="CommentText1"/>
    <w:next w:val="CommentText1"/>
    <w:link w:val="CommentSubjectChar"/>
    <w:uiPriority w:val="99"/>
    <w:semiHidden/>
    <w:unhideWhenUsed/>
    <w:rsid w:val="00945EC7"/>
    <w:rPr>
      <w:b/>
      <w:bCs/>
    </w:rPr>
  </w:style>
  <w:style w:type="character" w:styleId="CommentSubjectChar" w:customStyle="1">
    <w:name w:val="Comment Subject Char"/>
    <w:basedOn w:val="CommentTextChar"/>
    <w:link w:val="CommentSubject1"/>
    <w:uiPriority w:val="99"/>
    <w:semiHidden/>
    <w:rsid w:val="00945EC7"/>
    <w:rPr>
      <w:b/>
      <w:bCs/>
      <w:sz w:val="20"/>
      <w:szCs w:val="20"/>
    </w:rPr>
  </w:style>
  <w:style w:type="paragraph" w:styleId="CommentText" w:customStyle="1">
    <w:name w:val="Comment Text"/>
    <w:basedOn w:val="Normal"/>
    <w:link w:val="CommentTextChar1"/>
    <w:uiPriority w:val="99"/>
    <w:unhideWhenUsed/>
    <w:pPr>
      <w:spacing w:line="240" w:lineRule="auto"/>
    </w:pPr>
    <w:rPr>
      <w:sz w:val="20"/>
      <w:szCs w:val="20"/>
    </w:rPr>
  </w:style>
  <w:style w:type="character" w:styleId="CommentTextChar1" w:customStyle="1">
    <w:name w:val="Comment Text Char1"/>
    <w:basedOn w:val="Policepardfaut"/>
    <w:link w:val="CommentText"/>
    <w:uiPriority w:val="99"/>
    <w:rPr>
      <w:sz w:val="20"/>
      <w:szCs w:val="20"/>
    </w:rPr>
  </w:style>
  <w:style w:type="character" w:styleId="CommentReference" w:customStyle="1">
    <w:name w:val="Comment Reference"/>
    <w:basedOn w:val="Policepardfaut"/>
    <w:uiPriority w:val="99"/>
    <w:semiHidden/>
    <w:unhideWhenUsed/>
    <w:rPr>
      <w:sz w:val="16"/>
      <w:szCs w:val="16"/>
    </w:rPr>
  </w:style>
  <w:style w:type="paragraph" w:styleId="CommentSubject" w:customStyle="1">
    <w:name w:val="Comment Subject"/>
    <w:basedOn w:val="CommentText"/>
    <w:next w:val="CommentText"/>
    <w:link w:val="CommentSubjectChar1"/>
    <w:uiPriority w:val="99"/>
    <w:semiHidden/>
    <w:unhideWhenUsed/>
    <w:rsid w:val="00623368"/>
    <w:rPr>
      <w:b/>
      <w:bCs/>
    </w:rPr>
  </w:style>
  <w:style w:type="character" w:styleId="CommentSubjectChar1" w:customStyle="1">
    <w:name w:val="Comment Subject Char1"/>
    <w:basedOn w:val="CommentTextChar1"/>
    <w:link w:val="CommentSubject"/>
    <w:uiPriority w:val="99"/>
    <w:semiHidden/>
    <w:rsid w:val="00623368"/>
    <w:rPr>
      <w:b/>
      <w:bCs/>
      <w:sz w:val="20"/>
      <w:szCs w:val="20"/>
    </w:rPr>
  </w:style>
  <w:style w:type="paragraph" w:styleId="Commentaire">
    <w:name w:val="annotation text"/>
    <w:basedOn w:val="Normal"/>
    <w:link w:val="CommentaireCar"/>
    <w:uiPriority w:val="99"/>
    <w:unhideWhenUsed/>
    <w:pPr>
      <w:spacing w:line="240" w:lineRule="auto"/>
    </w:pPr>
    <w:rPr>
      <w:sz w:val="20"/>
      <w:szCs w:val="20"/>
    </w:rPr>
  </w:style>
  <w:style w:type="character" w:styleId="CommentaireCar" w:customStyle="1">
    <w:name w:val="Commentaire Car"/>
    <w:basedOn w:val="Policepardfaut"/>
    <w:link w:val="Commentaire"/>
    <w:uiPriority w:val="99"/>
    <w:rPr>
      <w:sz w:val="20"/>
      <w:szCs w:val="20"/>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021989"/>
    <w:rPr>
      <w:b/>
      <w:bCs/>
    </w:rPr>
  </w:style>
  <w:style w:type="character" w:styleId="ObjetducommentaireCar" w:customStyle="1">
    <w:name w:val="Objet du commentaire Car"/>
    <w:basedOn w:val="CommentaireCar"/>
    <w:link w:val="Objetducommentaire"/>
    <w:uiPriority w:val="99"/>
    <w:semiHidden/>
    <w:rsid w:val="000219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3002C72265FA44B6E3CD6443E1EEF7" ma:contentTypeVersion="11" ma:contentTypeDescription="Create a new document." ma:contentTypeScope="" ma:versionID="f50dc238080b43b51ffe16817c5314d1">
  <xsd:schema xmlns:xsd="http://www.w3.org/2001/XMLSchema" xmlns:xs="http://www.w3.org/2001/XMLSchema" xmlns:p="http://schemas.microsoft.com/office/2006/metadata/properties" xmlns:ns2="7a5ebdcd-437f-4c2f-9a12-d1ab9324acd4" xmlns:ns3="43440e29-f86e-4504-9a3d-3d17cb9373f1" targetNamespace="http://schemas.microsoft.com/office/2006/metadata/properties" ma:root="true" ma:fieldsID="3b8830a78cf09c772cbece3e2a911e65" ns2:_="" ns3:_="">
    <xsd:import namespace="7a5ebdcd-437f-4c2f-9a12-d1ab9324acd4"/>
    <xsd:import namespace="43440e29-f86e-4504-9a3d-3d17cb9373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ebdcd-437f-4c2f-9a12-d1ab9324ac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90487-3771-40ee-becf-adc006824aa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440e29-f86e-4504-9a3d-3d17cb9373f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1c28e30-18c0-4155-bb6e-1d1d7d85d878}" ma:internalName="TaxCatchAll" ma:showField="CatchAllData" ma:web="43440e29-f86e-4504-9a3d-3d17cb9373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a5ebdcd-437f-4c2f-9a12-d1ab9324acd4">
      <Terms xmlns="http://schemas.microsoft.com/office/infopath/2007/PartnerControls"/>
    </lcf76f155ced4ddcb4097134ff3c332f>
    <TaxCatchAll xmlns="43440e29-f86e-4504-9a3d-3d17cb9373f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79C698-8316-4AD5-9FB7-BEC670073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ebdcd-437f-4c2f-9a12-d1ab9324acd4"/>
    <ds:schemaRef ds:uri="43440e29-f86e-4504-9a3d-3d17cb937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6639F3-83AD-41B8-B7B2-4C56A1BCD464}">
  <ds:schemaRefs>
    <ds:schemaRef ds:uri="http://schemas.microsoft.com/office/2006/metadata/properties"/>
    <ds:schemaRef ds:uri="http://schemas.microsoft.com/office/infopath/2007/PartnerControls"/>
    <ds:schemaRef ds:uri="7a5ebdcd-437f-4c2f-9a12-d1ab9324acd4"/>
    <ds:schemaRef ds:uri="43440e29-f86e-4504-9a3d-3d17cb9373f1"/>
  </ds:schemaRefs>
</ds:datastoreItem>
</file>

<file path=customXml/itemProps3.xml><?xml version="1.0" encoding="utf-8"?>
<ds:datastoreItem xmlns:ds="http://schemas.openxmlformats.org/officeDocument/2006/customXml" ds:itemID="{8549C93E-C57B-47E6-A6A2-B940EBF0BBC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Vinke, Bob BGH</dc:creator>
  <keywords/>
  <dc:description/>
  <lastModifiedBy>RECEVEUR Jean-Baptiste</lastModifiedBy>
  <revision>463</revision>
  <dcterms:created xsi:type="dcterms:W3CDTF">2026-04-23T03:49:00.0000000Z</dcterms:created>
  <dcterms:modified xsi:type="dcterms:W3CDTF">2026-05-28T13:19:03.0401933Z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3af9cd13,13bf1ea1,3ce2a185</vt:lpwstr>
  </property>
  <property fmtid="{D5CDD505-2E9C-101B-9397-08002B2CF9AE}" pid="3" name="ClassificationContentMarkingHeaderFontProps">
    <vt:lpwstr>#999999,10,Aptos</vt:lpwstr>
  </property>
  <property fmtid="{D5CDD505-2E9C-101B-9397-08002B2CF9AE}" pid="4" name="ClassificationContentMarkingHeaderText">
    <vt:lpwstr>Intern</vt:lpwstr>
  </property>
  <property fmtid="{D5CDD505-2E9C-101B-9397-08002B2CF9AE}" pid="5" name="ClassificationContentMarkingFooterShapeIds">
    <vt:lpwstr>5744e892,11988218,1dc7d45c</vt:lpwstr>
  </property>
  <property fmtid="{D5CDD505-2E9C-101B-9397-08002B2CF9AE}" pid="6" name="ClassificationContentMarkingFooterFontProps">
    <vt:lpwstr>#999999,10,Aptos</vt:lpwstr>
  </property>
  <property fmtid="{D5CDD505-2E9C-101B-9397-08002B2CF9AE}" pid="7" name="ClassificationContentMarkingFooterText">
    <vt:lpwstr>Intern</vt:lpwstr>
  </property>
  <property fmtid="{D5CDD505-2E9C-101B-9397-08002B2CF9AE}" pid="8" name="MSIP_Label_fecb8965-26fb-4a97-9513-50d88672d46c_Enabled">
    <vt:lpwstr>true</vt:lpwstr>
  </property>
  <property fmtid="{D5CDD505-2E9C-101B-9397-08002B2CF9AE}" pid="9" name="MSIP_Label_fecb8965-26fb-4a97-9513-50d88672d46c_SetDate">
    <vt:lpwstr>2026-04-22T18:56:38Z</vt:lpwstr>
  </property>
  <property fmtid="{D5CDD505-2E9C-101B-9397-08002B2CF9AE}" pid="10" name="MSIP_Label_fecb8965-26fb-4a97-9513-50d88672d46c_Method">
    <vt:lpwstr>Standard</vt:lpwstr>
  </property>
  <property fmtid="{D5CDD505-2E9C-101B-9397-08002B2CF9AE}" pid="11" name="MSIP_Label_fecb8965-26fb-4a97-9513-50d88672d46c_Name">
    <vt:lpwstr>fecb8965-26fb-4a97-9513-50d88672d46c</vt:lpwstr>
  </property>
  <property fmtid="{D5CDD505-2E9C-101B-9397-08002B2CF9AE}" pid="12" name="MSIP_Label_fecb8965-26fb-4a97-9513-50d88672d46c_SiteId">
    <vt:lpwstr>64458159-0d9a-4d84-966f-1a13c0ac7a34</vt:lpwstr>
  </property>
  <property fmtid="{D5CDD505-2E9C-101B-9397-08002B2CF9AE}" pid="13" name="MSIP_Label_fecb8965-26fb-4a97-9513-50d88672d46c_ActionId">
    <vt:lpwstr>a4e90755-6c7f-4f17-bd2f-e6a35eaa7a47</vt:lpwstr>
  </property>
  <property fmtid="{D5CDD505-2E9C-101B-9397-08002B2CF9AE}" pid="14" name="MSIP_Label_fecb8965-26fb-4a97-9513-50d88672d46c_ContentBits">
    <vt:lpwstr>3</vt:lpwstr>
  </property>
  <property fmtid="{D5CDD505-2E9C-101B-9397-08002B2CF9AE}" pid="15" name="MSIP_Label_fecb8965-26fb-4a97-9513-50d88672d46c_Tag">
    <vt:lpwstr>10, 3, 0, 1</vt:lpwstr>
  </property>
  <property fmtid="{D5CDD505-2E9C-101B-9397-08002B2CF9AE}" pid="16" name="ContentTypeId">
    <vt:lpwstr>0x010100F23002C72265FA44B6E3CD6443E1EEF7</vt:lpwstr>
  </property>
  <property fmtid="{D5CDD505-2E9C-101B-9397-08002B2CF9AE}" pid="17" name="MediaServiceImageTags">
    <vt:lpwstr/>
  </property>
</Properties>
</file>