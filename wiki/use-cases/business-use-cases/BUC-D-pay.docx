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C340B" w14:textId="77777777" w:rsidR="00D16477" w:rsidRPr="008D382B" w:rsidRDefault="00D16477" w:rsidP="00D16477">
      <w:pPr>
        <w:spacing w:after="200"/>
        <w:rPr>
          <w:ins w:id="0" w:author="Bourdelin, Sonia" w:date="2026-05-19T14:54:00Z" w16du:dateUtc="2026-05-19T12:54:00Z"/>
        </w:rPr>
      </w:pPr>
      <w:commentRangeStart w:id="1"/>
      <w:commentRangeStart w:id="2"/>
      <w:commentRangeEnd w:id="1"/>
      <w:ins w:id="3" w:author="Bourdelin, Sonia" w:date="2026-05-19T14:54:00Z" w16du:dateUtc="2026-05-19T12:54:00Z">
        <w:r w:rsidRPr="008D382B">
          <w:rPr>
            <w:rStyle w:val="CommentReference"/>
            <w:sz w:val="24"/>
            <w:szCs w:val="24"/>
          </w:rPr>
          <w:commentReference w:id="1"/>
        </w:r>
        <w:commentRangeEnd w:id="2"/>
        <w:r w:rsidRPr="008D382B">
          <w:rPr>
            <w:rStyle w:val="CommentReference"/>
            <w:sz w:val="24"/>
            <w:szCs w:val="24"/>
          </w:rPr>
          <w:commentReference w:id="2"/>
        </w:r>
        <w:r w:rsidRPr="008D382B">
          <w:t xml:space="preserve"> </w:t>
        </w:r>
        <w:r w:rsidRPr="00400E53">
          <w:t>In r</w:t>
        </w:r>
        <w:r w:rsidRPr="00580A0B">
          <w:t>eview – version 2</w:t>
        </w:r>
      </w:ins>
    </w:p>
    <w:p w14:paraId="2AAD2140" w14:textId="45EF306F" w:rsidR="005C410C" w:rsidRDefault="00CE3A5B">
      <w:pPr>
        <w:pStyle w:val="Heading2"/>
      </w:pPr>
      <w:r>
        <w:t>Use Case Overview</w:t>
      </w:r>
    </w:p>
    <w:p w14:paraId="672A6659" w14:textId="77777777" w:rsidR="005C410C" w:rsidRDefault="005C410C"/>
    <w:p w14:paraId="6929C4A4" w14:textId="096343FA" w:rsidR="005C410C" w:rsidRDefault="00CE3A5B">
      <w:pPr>
        <w:pStyle w:val="ListParagraph"/>
        <w:numPr>
          <w:ilvl w:val="0"/>
          <w:numId w:val="5"/>
        </w:numPr>
      </w:pPr>
      <w:r>
        <w:rPr>
          <w:b/>
        </w:rPr>
        <w:t>Business Use Case ID &amp; Name:</w:t>
      </w:r>
      <w:r>
        <w:t xml:space="preserve"> BUC-D — Pay </w:t>
      </w:r>
      <w:del w:id="4" w:author="Bourdelin, Sonia" w:date="2026-05-19T15:52:00Z" w16du:dateUtc="2026-05-19T13:52:00Z">
        <w:r w:rsidDel="004201FF">
          <w:delText>your CUSTOMER PURCHASE PACKAGE</w:delText>
        </w:r>
      </w:del>
      <w:ins w:id="5" w:author="Bourdelin, Sonia" w:date="2026-05-19T15:52:00Z" w16du:dateUtc="2026-05-19T13:52:00Z">
        <w:r w:rsidR="004201FF">
          <w:t xml:space="preserve">for one or more </w:t>
        </w:r>
      </w:ins>
      <w:ins w:id="6" w:author="Bourdelin, Sonia" w:date="2026-05-19T22:20:00Z" w16du:dateUtc="2026-05-19T20:20:00Z">
        <w:r w:rsidR="00490CB3">
          <w:t xml:space="preserve">selected </w:t>
        </w:r>
      </w:ins>
      <w:ins w:id="7" w:author="Bourdelin, Sonia" w:date="2026-05-19T15:52:00Z" w16du:dateUtc="2026-05-19T13:52:00Z">
        <w:r w:rsidR="004201FF">
          <w:t>offer</w:t>
        </w:r>
      </w:ins>
      <w:del w:id="8" w:author="Bourdelin, Sonia" w:date="2026-05-19T15:52:00Z" w16du:dateUtc="2026-05-19T13:52:00Z">
        <w:r w:rsidDel="004201FF">
          <w:delText>(</w:delText>
        </w:r>
      </w:del>
      <w:r>
        <w:t>s</w:t>
      </w:r>
      <w:del w:id="9" w:author="Bourdelin, Sonia" w:date="2026-05-19T15:52:00Z" w16du:dateUtc="2026-05-19T13:52:00Z">
        <w:r w:rsidDel="004201FF">
          <w:delText>)</w:delText>
        </w:r>
      </w:del>
    </w:p>
    <w:p w14:paraId="5F144488" w14:textId="069CF9DA" w:rsidR="005C410C" w:rsidRDefault="00CE3A5B">
      <w:pPr>
        <w:pStyle w:val="ListParagraph"/>
        <w:numPr>
          <w:ilvl w:val="0"/>
          <w:numId w:val="5"/>
        </w:numPr>
      </w:pPr>
      <w:r>
        <w:rPr>
          <w:b/>
        </w:rPr>
        <w:t>Goal (Objective):</w:t>
      </w:r>
      <w:r>
        <w:t xml:space="preserve"> Enable the </w:t>
      </w:r>
      <w:del w:id="10" w:author="Bourdelin, Sonia" w:date="2026-05-19T15:53:00Z" w16du:dateUtc="2026-05-19T13:53:00Z">
        <w:r w:rsidDel="004201FF">
          <w:delText>TRANSPORT CUSTOMER</w:delText>
        </w:r>
      </w:del>
      <w:ins w:id="11" w:author="Bourdelin, Sonia" w:date="2026-05-19T15:53:00Z" w16du:dateUtc="2026-05-19T13:53:00Z">
        <w:r w:rsidR="004201FF">
          <w:t>Buyer</w:t>
        </w:r>
      </w:ins>
      <w:r>
        <w:t xml:space="preserve"> to pay </w:t>
      </w:r>
      <w:ins w:id="12" w:author="Bourdelin, Sonia" w:date="2026-05-19T15:53:00Z" w16du:dateUtc="2026-05-19T13:53:00Z">
        <w:r w:rsidR="004201FF">
          <w:t xml:space="preserve">for </w:t>
        </w:r>
      </w:ins>
      <w:commentRangeStart w:id="13"/>
      <w:commentRangeStart w:id="14"/>
      <w:commentRangeStart w:id="15"/>
      <w:r>
        <w:t xml:space="preserve">one or more </w:t>
      </w:r>
      <w:ins w:id="16" w:author="Bourdelin, Sonia" w:date="2026-05-19T15:54:00Z" w16du:dateUtc="2026-05-19T13:54:00Z">
        <w:r w:rsidR="004201FF">
          <w:t>selected offers (</w:t>
        </w:r>
      </w:ins>
      <w:r>
        <w:t>CUSTOMER PURCHASE PACKAGE</w:t>
      </w:r>
      <w:del w:id="17" w:author="Bourdelin, Sonia" w:date="2026-05-19T15:54:00Z" w16du:dateUtc="2026-05-19T13:54:00Z">
        <w:r w:rsidDel="004201FF">
          <w:delText>(</w:delText>
        </w:r>
      </w:del>
      <w:r>
        <w:t xml:space="preserve">s), </w:t>
      </w:r>
      <w:commentRangeEnd w:id="13"/>
      <w:r w:rsidR="0037651F">
        <w:rPr>
          <w:rStyle w:val="CommentReference"/>
          <w:sz w:val="24"/>
          <w:szCs w:val="24"/>
        </w:rPr>
        <w:commentReference w:id="13"/>
      </w:r>
      <w:commentRangeEnd w:id="14"/>
      <w:r>
        <w:rPr>
          <w:rStyle w:val="CommentReference"/>
          <w:sz w:val="24"/>
          <w:szCs w:val="24"/>
        </w:rPr>
        <w:commentReference w:id="14"/>
      </w:r>
      <w:commentRangeEnd w:id="15"/>
      <w:r>
        <w:rPr>
          <w:rStyle w:val="CommentReference"/>
          <w:sz w:val="24"/>
          <w:szCs w:val="24"/>
        </w:rPr>
        <w:commentReference w:id="15"/>
      </w:r>
      <w:r>
        <w:t>possibly provided by several D</w:t>
      </w:r>
      <w:del w:id="18" w:author="Bourdelin, Sonia" w:date="2026-05-19T15:54:00Z" w16du:dateUtc="2026-05-19T13:54:00Z">
        <w:r w:rsidDel="004201FF">
          <w:delText>ISTRIBUTOR(</w:delText>
        </w:r>
      </w:del>
      <w:ins w:id="19" w:author="Bourdelin, Sonia" w:date="2026-05-19T15:54:00Z" w16du:dateUtc="2026-05-19T13:54:00Z">
        <w:r w:rsidR="004201FF">
          <w:t>istributor</w:t>
        </w:r>
      </w:ins>
      <w:r>
        <w:t>s</w:t>
      </w:r>
      <w:del w:id="20" w:author="Bourdelin, Sonia" w:date="2026-05-19T15:54:00Z" w16du:dateUtc="2026-05-19T13:54:00Z">
        <w:r w:rsidDel="004201FF">
          <w:delText>)</w:delText>
        </w:r>
      </w:del>
      <w:r>
        <w:t>, through a coherent customer</w:t>
      </w:r>
      <w:del w:id="21" w:author="Bourdelin, Sonia" w:date="2026-05-19T15:54:00Z" w16du:dateUtc="2026-05-19T13:54:00Z">
        <w:r w:rsidDel="004201FF">
          <w:delText>-facing</w:delText>
        </w:r>
      </w:del>
      <w:r>
        <w:t xml:space="preserve"> payment </w:t>
      </w:r>
      <w:del w:id="22" w:author="Bourdelin, Sonia" w:date="2026-05-19T15:54:00Z" w16du:dateUtc="2026-05-19T13:54:00Z">
        <w:r w:rsidDel="004201FF">
          <w:delText>process</w:delText>
        </w:r>
      </w:del>
      <w:ins w:id="23" w:author="Bourdelin, Sonia" w:date="2026-05-19T15:54:00Z" w16du:dateUtc="2026-05-19T13:54:00Z">
        <w:r w:rsidR="004201FF">
          <w:t>experience</w:t>
        </w:r>
      </w:ins>
      <w:ins w:id="24" w:author="Bourdelin, Sonia" w:date="2026-05-19T15:55:00Z" w16du:dateUtc="2026-05-19T13:55:00Z">
        <w:r w:rsidR="004201FF">
          <w:t xml:space="preserve"> managed by Retailer</w:t>
        </w:r>
      </w:ins>
      <w:r>
        <w:t xml:space="preserve">, while </w:t>
      </w:r>
      <w:del w:id="25" w:author="Bourdelin, Sonia" w:date="2026-05-19T15:55:00Z" w16du:dateUtc="2026-05-19T13:55:00Z">
        <w:r w:rsidDel="004201FF">
          <w:delText xml:space="preserve">allowing </w:delText>
        </w:r>
      </w:del>
      <w:ins w:id="26" w:author="Bourdelin, Sonia" w:date="2026-05-19T15:55:00Z" w16du:dateUtc="2026-05-19T13:55:00Z">
        <w:r w:rsidR="004201FF">
          <w:t xml:space="preserve">supporting </w:t>
        </w:r>
      </w:ins>
      <w:r>
        <w:t>different payment architectures</w:t>
      </w:r>
      <w:ins w:id="27" w:author="Bourdelin, Sonia" w:date="2026-05-19T15:55:00Z" w16du:dateUtc="2026-05-19T13:55:00Z">
        <w:r w:rsidR="004201FF">
          <w:t xml:space="preserve"> (</w:t>
        </w:r>
      </w:ins>
      <w:del w:id="28" w:author="Bourdelin, Sonia" w:date="2026-05-19T15:55:00Z" w16du:dateUtc="2026-05-19T13:55:00Z">
        <w:r w:rsidDel="004201FF">
          <w:delText xml:space="preserve">: </w:delText>
        </w:r>
      </w:del>
      <w:r>
        <w:t xml:space="preserve">retailer-side payment, distributor-side payment, shared payment, or payment </w:t>
      </w:r>
      <w:del w:id="29" w:author="Bourdelin, Sonia" w:date="2026-05-19T15:56:00Z" w16du:dateUtc="2026-05-19T13:56:00Z">
        <w:r w:rsidDel="004201FF">
          <w:delText xml:space="preserve">through </w:delText>
        </w:r>
      </w:del>
      <w:ins w:id="30" w:author="Bourdelin, Sonia" w:date="2026-05-19T15:56:00Z" w16du:dateUtc="2026-05-19T13:56:00Z">
        <w:r w:rsidR="004201FF">
          <w:t xml:space="preserve">via </w:t>
        </w:r>
      </w:ins>
      <w:r>
        <w:t xml:space="preserve">a </w:t>
      </w:r>
      <w:ins w:id="31" w:author="Bourdelin, Sonia" w:date="2026-05-19T15:56:00Z" w16du:dateUtc="2026-05-19T13:56:00Z">
        <w:r w:rsidR="004201FF">
          <w:t>third-party payment provider (</w:t>
        </w:r>
      </w:ins>
      <w:r>
        <w:t>PAYMENT PROVIDER</w:t>
      </w:r>
      <w:ins w:id="32" w:author="Bourdelin, Sonia" w:date="2026-05-19T15:57:00Z" w16du:dateUtc="2026-05-19T13:57:00Z">
        <w:r w:rsidR="004201FF">
          <w:t>, PAYMENT PROVIDER ROLE)</w:t>
        </w:r>
      </w:ins>
      <w:ins w:id="33" w:author="Bourdelin, Sonia" w:date="2026-05-19T15:56:00Z" w16du:dateUtc="2026-05-19T13:56:00Z">
        <w:r w:rsidR="004201FF">
          <w:t>)</w:t>
        </w:r>
      </w:ins>
      <w:r>
        <w:t>.</w:t>
      </w:r>
    </w:p>
    <w:p w14:paraId="0A37501D" w14:textId="77777777" w:rsidR="005C410C" w:rsidRDefault="005C410C"/>
    <w:p w14:paraId="7A6B6C2E" w14:textId="63D1FB37" w:rsidR="00D07BBF" w:rsidRDefault="00CE3A5B" w:rsidP="00D07BBF">
      <w:pPr>
        <w:pStyle w:val="ListParagraph"/>
        <w:numPr>
          <w:ilvl w:val="0"/>
          <w:numId w:val="3"/>
        </w:numPr>
        <w:rPr>
          <w:ins w:id="34" w:author="Bourdelin, Sonia" w:date="2026-05-19T16:04:00Z" w16du:dateUtc="2026-05-19T14:04:00Z"/>
        </w:rPr>
      </w:pPr>
      <w:r w:rsidRPr="00D07BBF">
        <w:rPr>
          <w:b/>
        </w:rPr>
        <w:t>Scope</w:t>
      </w:r>
      <w:ins w:id="35" w:author="Bourdelin, Sonia" w:date="2026-05-19T16:09:00Z" w16du:dateUtc="2026-05-19T14:09:00Z">
        <w:r w:rsidR="00D07BBF">
          <w:rPr>
            <w:b/>
          </w:rPr>
          <w:t xml:space="preserve"> </w:t>
        </w:r>
      </w:ins>
      <w:ins w:id="36" w:author="Bourdelin, Sonia" w:date="2026-05-19T16:04:00Z" w16du:dateUtc="2026-05-19T14:04:00Z">
        <w:r w:rsidR="00D07BBF" w:rsidRPr="00D07BBF">
          <w:rPr>
            <w:b/>
            <w:bCs/>
          </w:rPr>
          <w:t>(Summary):</w:t>
        </w:r>
        <w:r w:rsidR="00D07BBF">
          <w:t xml:space="preserve"> </w:t>
        </w:r>
      </w:ins>
    </w:p>
    <w:p w14:paraId="5814960D" w14:textId="2C935277" w:rsidR="00D07BBF" w:rsidRDefault="00CE3A5B" w:rsidP="00D07BBF">
      <w:pPr>
        <w:pStyle w:val="ListParagraph"/>
        <w:numPr>
          <w:ilvl w:val="1"/>
          <w:numId w:val="3"/>
        </w:numPr>
        <w:rPr>
          <w:ins w:id="37" w:author="Bourdelin, Sonia" w:date="2026-05-19T16:05:00Z" w16du:dateUtc="2026-05-19T14:05:00Z"/>
        </w:rPr>
      </w:pPr>
      <w:del w:id="38" w:author="Bourdelin, Sonia" w:date="2026-05-19T16:04:00Z" w16du:dateUtc="2026-05-19T14:04:00Z">
        <w:r w:rsidRPr="00D07BBF" w:rsidDel="00D07BBF">
          <w:rPr>
            <w:bCs/>
            <w:rPrChange w:id="39" w:author="Bourdelin, Sonia" w:date="2026-05-19T16:05:00Z" w16du:dateUtc="2026-05-19T14:05:00Z">
              <w:rPr>
                <w:b/>
              </w:rPr>
            </w:rPrChange>
          </w:rPr>
          <w:delText>:</w:delText>
        </w:r>
        <w:r w:rsidRPr="00D07BBF" w:rsidDel="00D07BBF">
          <w:rPr>
            <w:bCs/>
          </w:rPr>
          <w:delText xml:space="preserve"> </w:delText>
        </w:r>
      </w:del>
      <w:del w:id="40" w:author="Bourdelin, Sonia" w:date="2026-05-19T16:05:00Z" w16du:dateUtc="2026-05-19T14:05:00Z">
        <w:r w:rsidRPr="00D07BBF" w:rsidDel="00D07BBF">
          <w:rPr>
            <w:bCs/>
          </w:rPr>
          <w:delText>CUSTOMER OFFER PACKAGE</w:delText>
        </w:r>
      </w:del>
      <w:ins w:id="41" w:author="Bourdelin, Sonia" w:date="2026-05-19T16:05:00Z" w16du:dateUtc="2026-05-19T14:05:00Z">
        <w:r w:rsidR="00D07BBF" w:rsidRPr="00D07BBF">
          <w:rPr>
            <w:bCs/>
            <w:rPrChange w:id="42" w:author="Bourdelin, Sonia" w:date="2026-05-19T16:05:00Z" w16du:dateUtc="2026-05-19T14:05:00Z">
              <w:rPr>
                <w:b/>
              </w:rPr>
            </w:rPrChange>
          </w:rPr>
          <w:t>offer</w:t>
        </w:r>
      </w:ins>
      <w:r>
        <w:t xml:space="preserve"> completion</w:t>
      </w:r>
      <w:ins w:id="43" w:author="Bourdelin, Sonia" w:date="2026-05-19T16:06:00Z" w16du:dateUtc="2026-05-19T14:06:00Z">
        <w:r w:rsidR="00D07BBF">
          <w:t>/</w:t>
        </w:r>
        <w:r w:rsidR="00D07BBF" w:rsidRPr="00D07BBF">
          <w:t xml:space="preserve"> </w:t>
        </w:r>
        <w:r w:rsidR="00D07BBF">
          <w:t>confirmation</w:t>
        </w:r>
      </w:ins>
      <w:r>
        <w:t xml:space="preserve"> with </w:t>
      </w:r>
      <w:ins w:id="44" w:author="Bourdelin, Sonia" w:date="2026-05-19T16:05:00Z">
        <w:r w:rsidR="00D07BBF" w:rsidRPr="00D07BBF">
          <w:t>confirming payable content, charging timing</w:t>
        </w:r>
      </w:ins>
      <w:ins w:id="45" w:author="Bourdelin, Sonia" w:date="2026-05-19T16:05:00Z" w16du:dateUtc="2026-05-19T14:05:00Z">
        <w:r w:rsidR="00D07BBF">
          <w:t xml:space="preserve"> (</w:t>
        </w:r>
      </w:ins>
      <w:r>
        <w:t>CHARGING MOMENT</w:t>
      </w:r>
      <w:ins w:id="46" w:author="Bourdelin, Sonia" w:date="2026-05-19T16:05:00Z" w16du:dateUtc="2026-05-19T14:05:00Z">
        <w:r w:rsidR="00D07BBF">
          <w:t>)</w:t>
        </w:r>
      </w:ins>
      <w:r>
        <w:t xml:space="preserve"> and </w:t>
      </w:r>
      <w:ins w:id="47" w:author="Bourdelin, Sonia" w:date="2026-05-19T16:05:00Z">
        <w:r w:rsidR="00D07BBF" w:rsidRPr="00D07BBF">
          <w:t>accepted payment means</w:t>
        </w:r>
      </w:ins>
      <w:ins w:id="48" w:author="Bourdelin, Sonia" w:date="2026-05-19T16:05:00Z" w16du:dateUtc="2026-05-19T14:05:00Z">
        <w:r w:rsidR="00D07BBF">
          <w:t xml:space="preserve"> (</w:t>
        </w:r>
      </w:ins>
      <w:r>
        <w:t>PAYMENT METHOD</w:t>
      </w:r>
      <w:ins w:id="49" w:author="Bourdelin, Sonia" w:date="2026-05-19T16:05:00Z" w16du:dateUtc="2026-05-19T14:05:00Z">
        <w:r w:rsidR="00D07BBF">
          <w:t>)</w:t>
        </w:r>
      </w:ins>
    </w:p>
    <w:p w14:paraId="47415970" w14:textId="77777777" w:rsidR="00D07BBF" w:rsidRDefault="00CE3A5B" w:rsidP="00D07BBF">
      <w:pPr>
        <w:pStyle w:val="ListParagraph"/>
        <w:numPr>
          <w:ilvl w:val="1"/>
          <w:numId w:val="3"/>
        </w:numPr>
        <w:rPr>
          <w:ins w:id="50" w:author="Bourdelin, Sonia" w:date="2026-05-19T16:06:00Z" w16du:dateUtc="2026-05-19T14:06:00Z"/>
        </w:rPr>
      </w:pPr>
      <w:del w:id="51" w:author="Bourdelin, Sonia" w:date="2026-05-19T16:05:00Z" w16du:dateUtc="2026-05-19T14:05:00Z">
        <w:r w:rsidDel="00D07BBF">
          <w:delText xml:space="preserve"> </w:delText>
        </w:r>
      </w:del>
      <w:del w:id="52" w:author="Bourdelin, Sonia" w:date="2026-05-19T16:06:00Z" w16du:dateUtc="2026-05-19T14:06:00Z">
        <w:r w:rsidDel="00D07BBF">
          <w:delText>confirmation</w:delText>
        </w:r>
      </w:del>
      <w:ins w:id="53" w:author="Bourdelin, Sonia" w:date="2026-05-19T16:06:00Z" w16du:dateUtc="2026-05-19T14:06:00Z">
        <w:r w:rsidR="00D07BBF" w:rsidRPr="00D07BBF">
          <w:t xml:space="preserve"> </w:t>
        </w:r>
      </w:ins>
      <w:ins w:id="54" w:author="Bourdelin, Sonia" w:date="2026-05-19T16:06:00Z">
        <w:r w:rsidR="00D07BBF" w:rsidRPr="00D07BBF">
          <w:t>final payable amount refresh if needed (fees, taxes, expiry/TTL, charging milestones)</w:t>
        </w:r>
        <w:r w:rsidR="00D07BBF" w:rsidRPr="00D07BBF" w:rsidDel="00D07BBF">
          <w:t xml:space="preserve"> </w:t>
        </w:r>
      </w:ins>
      <w:ins w:id="55" w:author="Bourdelin, Sonia" w:date="2026-05-19T16:06:00Z" w16du:dateUtc="2026-05-19T14:06:00Z">
        <w:r w:rsidR="00D07BBF">
          <w:t>(</w:t>
        </w:r>
      </w:ins>
      <w:del w:id="56" w:author="Bourdelin, Sonia" w:date="2026-05-19T16:06:00Z" w16du:dateUtc="2026-05-19T14:06:00Z">
        <w:r w:rsidDel="00D07BBF">
          <w:delText xml:space="preserve">/ </w:delText>
        </w:r>
      </w:del>
      <w:r>
        <w:t>PRICE</w:t>
      </w:r>
      <w:ins w:id="57" w:author="Bourdelin, Sonia" w:date="2026-05-19T16:06:00Z" w16du:dateUtc="2026-05-19T14:06:00Z">
        <w:r w:rsidR="00D07BBF">
          <w:t>)</w:t>
        </w:r>
      </w:ins>
      <w:del w:id="58" w:author="Bourdelin, Sonia" w:date="2026-05-19T16:06:00Z" w16du:dateUtc="2026-05-19T14:06:00Z">
        <w:r w:rsidDel="00D07BBF">
          <w:delText xml:space="preserve"> update is necessary / </w:delText>
        </w:r>
      </w:del>
    </w:p>
    <w:p w14:paraId="0BE87396" w14:textId="77777777" w:rsidR="00D07BBF" w:rsidRDefault="00D07BBF" w:rsidP="00D07BBF">
      <w:pPr>
        <w:pStyle w:val="ListParagraph"/>
        <w:numPr>
          <w:ilvl w:val="1"/>
          <w:numId w:val="3"/>
        </w:numPr>
        <w:rPr>
          <w:ins w:id="59" w:author="Bourdelin, Sonia" w:date="2026-05-19T16:07:00Z" w16du:dateUtc="2026-05-19T14:07:00Z"/>
        </w:rPr>
      </w:pPr>
      <w:ins w:id="60" w:author="Bourdelin, Sonia" w:date="2026-05-19T16:07:00Z">
        <w:r w:rsidRPr="00D07BBF">
          <w:t xml:space="preserve">coordination </w:t>
        </w:r>
      </w:ins>
      <w:del w:id="61" w:author="Bourdelin, Sonia" w:date="2026-05-19T16:07:00Z" w16du:dateUtc="2026-05-19T14:07:00Z">
        <w:r w:rsidR="00CE3A5B" w:rsidDel="00D07BBF">
          <w:delText xml:space="preserve">dependency </w:delText>
        </w:r>
      </w:del>
      <w:r w:rsidR="00CE3A5B">
        <w:t xml:space="preserve">management between </w:t>
      </w:r>
      <w:ins w:id="62" w:author="Bourdelin, Sonia" w:date="2026-05-19T16:07:00Z">
        <w:r w:rsidRPr="00D07BBF">
          <w:t xml:space="preserve">Retailer, Distributor(s) and Payment Service Provider(s) </w:t>
        </w:r>
      </w:ins>
      <w:ins w:id="63" w:author="Bourdelin, Sonia" w:date="2026-05-19T16:07:00Z" w16du:dateUtc="2026-05-19T14:07:00Z">
        <w:r>
          <w:t>(</w:t>
        </w:r>
      </w:ins>
      <w:r w:rsidR="00CE3A5B">
        <w:t>TRAVEL BASKET ELEMENTs / PAYMENT METHOD</w:t>
      </w:r>
      <w:ins w:id="64" w:author="Bourdelin, Sonia" w:date="2026-05-19T16:07:00Z" w16du:dateUtc="2026-05-19T14:07:00Z">
        <w:r>
          <w:t>)</w:t>
        </w:r>
      </w:ins>
      <w:r w:rsidR="00CE3A5B">
        <w:t xml:space="preserve"> </w:t>
      </w:r>
    </w:p>
    <w:p w14:paraId="4653EAA4" w14:textId="77777777" w:rsidR="00D07BBF" w:rsidRDefault="00D07BBF" w:rsidP="00D07BBF">
      <w:pPr>
        <w:pStyle w:val="ListParagraph"/>
        <w:numPr>
          <w:ilvl w:val="1"/>
          <w:numId w:val="3"/>
        </w:numPr>
        <w:rPr>
          <w:ins w:id="65" w:author="Bourdelin, Sonia" w:date="2026-05-19T16:07:00Z" w16du:dateUtc="2026-05-19T14:07:00Z"/>
        </w:rPr>
      </w:pPr>
      <w:ins w:id="66" w:author="Bourdelin, Sonia" w:date="2026-05-19T16:07:00Z">
        <w:r w:rsidRPr="00D07BBF">
          <w:t>payment execution (authorisation/capture/settlement trigger depending on method)</w:t>
        </w:r>
        <w:r w:rsidRPr="00D07BBF" w:rsidDel="00D07BBF">
          <w:t xml:space="preserve"> </w:t>
        </w:r>
      </w:ins>
    </w:p>
    <w:p w14:paraId="5AC64F1F" w14:textId="77777777" w:rsidR="00D07BBF" w:rsidRDefault="00CE3A5B" w:rsidP="00D07BBF">
      <w:pPr>
        <w:pStyle w:val="ListParagraph"/>
        <w:numPr>
          <w:ilvl w:val="1"/>
          <w:numId w:val="3"/>
        </w:numPr>
        <w:rPr>
          <w:ins w:id="67" w:author="Bourdelin, Sonia" w:date="2026-05-19T16:08:00Z" w16du:dateUtc="2026-05-19T14:08:00Z"/>
        </w:rPr>
      </w:pPr>
      <w:del w:id="68" w:author="Bourdelin, Sonia" w:date="2026-05-19T16:07:00Z" w16du:dateUtc="2026-05-19T14:07:00Z">
        <w:r w:rsidDel="00D07BBF">
          <w:delText xml:space="preserve">update / coordination between Retailer, Distributor and Payment Provider / </w:delText>
        </w:r>
      </w:del>
      <w:r>
        <w:t>payment result</w:t>
      </w:r>
      <w:ins w:id="69" w:author="Bourdelin, Sonia" w:date="2026-05-19T16:07:00Z" w16du:dateUtc="2026-05-19T14:07:00Z">
        <w:r w:rsidR="00D07BBF">
          <w:t>s</w:t>
        </w:r>
      </w:ins>
      <w:r>
        <w:t xml:space="preserve"> consolidation </w:t>
      </w:r>
      <w:ins w:id="70" w:author="Bourdelin, Sonia" w:date="2026-05-19T16:08:00Z">
        <w:r w:rsidR="00D07BBF" w:rsidRPr="00D07BBF">
          <w:t xml:space="preserve">per selected offer and for the overall purchase </w:t>
        </w:r>
      </w:ins>
    </w:p>
    <w:p w14:paraId="47E13C43" w14:textId="77777777" w:rsidR="00D07BBF" w:rsidRDefault="00CE3A5B" w:rsidP="00D07BBF">
      <w:pPr>
        <w:pStyle w:val="ListParagraph"/>
        <w:numPr>
          <w:ilvl w:val="1"/>
          <w:numId w:val="3"/>
        </w:numPr>
        <w:rPr>
          <w:ins w:id="71" w:author="Bourdelin, Sonia" w:date="2026-05-19T16:08:00Z" w16du:dateUtc="2026-05-19T14:08:00Z"/>
        </w:rPr>
      </w:pPr>
      <w:del w:id="72" w:author="Bourdelin, Sonia" w:date="2026-05-19T16:08:00Z" w16du:dateUtc="2026-05-19T14:08:00Z">
        <w:r w:rsidDel="00D07BBF">
          <w:delText xml:space="preserve">/ </w:delText>
        </w:r>
      </w:del>
      <w:r>
        <w:t>payment proof</w:t>
      </w:r>
      <w:ins w:id="73" w:author="Bourdelin, Sonia" w:date="2026-05-19T16:08:00Z" w16du:dateUtc="2026-05-19T14:08:00Z">
        <w:r w:rsidR="00D07BBF">
          <w:t>s</w:t>
        </w:r>
      </w:ins>
      <w:r>
        <w:t xml:space="preserve"> and billing information </w:t>
      </w:r>
      <w:del w:id="74" w:author="Bourdelin, Sonia" w:date="2026-05-19T16:08:00Z" w16du:dateUtc="2026-05-19T14:08:00Z">
        <w:r w:rsidDel="00D07BBF">
          <w:delText xml:space="preserve">/ </w:delText>
        </w:r>
      </w:del>
    </w:p>
    <w:p w14:paraId="6A273F6F" w14:textId="4FC9C3A9" w:rsidR="005C410C" w:rsidRDefault="00D07BBF">
      <w:pPr>
        <w:pStyle w:val="ListParagraph"/>
        <w:numPr>
          <w:ilvl w:val="1"/>
          <w:numId w:val="3"/>
        </w:numPr>
        <w:pPrChange w:id="75" w:author="Bourdelin, Sonia" w:date="2026-05-19T16:04:00Z" w16du:dateUtc="2026-05-19T14:04:00Z">
          <w:pPr>
            <w:pStyle w:val="ListParagraph"/>
            <w:numPr>
              <w:numId w:val="5"/>
            </w:numPr>
            <w:ind w:left="720" w:hanging="360"/>
          </w:pPr>
        </w:pPrChange>
      </w:pPr>
      <w:ins w:id="76" w:author="Bourdelin, Sonia" w:date="2026-05-19T16:09:00Z" w16du:dateUtc="2026-05-19T14:09:00Z">
        <w:r>
          <w:t>confirm purchase record (</w:t>
        </w:r>
      </w:ins>
      <w:ins w:id="77" w:author="Bourdelin, Sonia" w:date="2026-05-19T16:09:00Z">
        <w:r w:rsidRPr="00D07BBF">
          <w:t>SALES TRANSACTION</w:t>
        </w:r>
      </w:ins>
      <w:ins w:id="78" w:author="Bourdelin, Sonia" w:date="2026-05-19T16:09:00Z" w16du:dateUtc="2026-05-19T14:09:00Z">
        <w:r>
          <w:t xml:space="preserve">) </w:t>
        </w:r>
      </w:ins>
      <w:del w:id="79" w:author="Bourdelin, Sonia" w:date="2026-05-19T16:09:00Z" w16du:dateUtc="2026-05-19T14:09:00Z">
        <w:r w:rsidR="00CE3A5B" w:rsidDel="00D07BBF">
          <w:delText xml:space="preserve">ready </w:delText>
        </w:r>
      </w:del>
      <w:r w:rsidR="00CE3A5B">
        <w:t>for next use case (</w:t>
      </w:r>
      <w:ins w:id="80" w:author="Bourdelin, Sonia" w:date="2026-05-19T16:08:00Z" w16du:dateUtc="2026-05-19T14:08:00Z">
        <w:r>
          <w:t xml:space="preserve">BUC-E </w:t>
        </w:r>
      </w:ins>
      <w:r w:rsidR="00CE3A5B">
        <w:t>fulfilment).</w:t>
      </w:r>
    </w:p>
    <w:p w14:paraId="5DAB6C7B" w14:textId="77777777" w:rsidR="005C410C" w:rsidRDefault="005C410C"/>
    <w:p w14:paraId="02EB378F" w14:textId="77777777" w:rsidR="005C410C" w:rsidRDefault="005C410C">
      <w:pPr>
        <w:pBdr>
          <w:bottom w:val="single" w:sz="6" w:space="1" w:color="auto"/>
        </w:pBdr>
      </w:pPr>
    </w:p>
    <w:p w14:paraId="6A05A809" w14:textId="77777777" w:rsidR="005C410C" w:rsidRDefault="005C410C"/>
    <w:p w14:paraId="513A9185" w14:textId="77D1CC03" w:rsidR="005C410C" w:rsidRDefault="00CE3A5B">
      <w:pPr>
        <w:pStyle w:val="Heading2"/>
      </w:pPr>
      <w:r>
        <w:t xml:space="preserve">Terminology </w:t>
      </w:r>
      <w:del w:id="81" w:author="Bourdelin, Sonia" w:date="2026-05-19T16:11:00Z" w16du:dateUtc="2026-05-19T14:11:00Z">
        <w:r w:rsidDel="00D07BBF">
          <w:delText>note</w:delText>
        </w:r>
      </w:del>
      <w:ins w:id="82" w:author="Bourdelin, Sonia" w:date="2026-05-19T16:11:00Z" w16du:dateUtc="2026-05-19T14:11:00Z">
        <w:r w:rsidR="00D07BBF">
          <w:t>note</w:t>
        </w:r>
      </w:ins>
      <w:del w:id="83" w:author="Bourdelin, Sonia" w:date="2026-05-19T16:11:00Z" w16du:dateUtc="2026-05-19T14:11:00Z">
        <w:r w:rsidDel="00D07BBF">
          <w:delText xml:space="preserve"> —</w:delText>
        </w:r>
      </w:del>
      <w:ins w:id="84" w:author="Bourdelin, Sonia" w:date="2026-05-19T16:11:00Z" w16du:dateUtc="2026-05-19T14:11:00Z">
        <w:r w:rsidR="00D07BBF">
          <w:t xml:space="preserve">: </w:t>
        </w:r>
      </w:ins>
      <w:del w:id="85" w:author="Bourdelin, Sonia" w:date="2026-05-19T16:10:00Z" w16du:dateUtc="2026-05-19T14:10:00Z">
        <w:r w:rsidDel="00D07BBF">
          <w:delText xml:space="preserve"> TRAVEL </w:delText>
        </w:r>
      </w:del>
      <w:r w:rsidR="00D07BBF">
        <w:t xml:space="preserve">basket, </w:t>
      </w:r>
      <w:del w:id="86" w:author="Bourdelin, Sonia" w:date="2026-05-19T16:10:00Z" w16du:dateUtc="2026-05-19T14:10:00Z">
        <w:r w:rsidDel="00D07BBF">
          <w:delText xml:space="preserve">TRAVEL </w:delText>
        </w:r>
      </w:del>
      <w:r w:rsidR="00D07BBF">
        <w:t xml:space="preserve">basket element, </w:t>
      </w:r>
      <w:ins w:id="87" w:author="Bourdelin, Sonia" w:date="2026-05-19T22:28:00Z" w16du:dateUtc="2026-05-19T20:28:00Z">
        <w:r w:rsidR="007A2ABF">
          <w:t xml:space="preserve">purchase record </w:t>
        </w:r>
      </w:ins>
      <w:del w:id="88" w:author="Bourdelin, Sonia" w:date="2026-05-19T22:28:00Z" w16du:dateUtc="2026-05-19T20:28:00Z">
        <w:r w:rsidR="00D07BBF" w:rsidDel="007A2ABF">
          <w:delText xml:space="preserve">sales transaction </w:delText>
        </w:r>
      </w:del>
      <w:r>
        <w:t>and order</w:t>
      </w:r>
    </w:p>
    <w:p w14:paraId="5A39BBE3" w14:textId="77777777" w:rsidR="005C410C" w:rsidRDefault="005C410C"/>
    <w:p w14:paraId="17E0E7F2" w14:textId="63F6AB28" w:rsidR="005C410C" w:rsidRDefault="00CE3A5B">
      <w:r>
        <w:t xml:space="preserve">At the beginning of this use case, the TRANSPORT CUSTOMER may still manage a </w:t>
      </w:r>
      <w:r w:rsidRPr="00D07BBF">
        <w:rPr>
          <w:b/>
          <w:strike/>
          <w:rPrChange w:id="89" w:author="Bourdelin, Sonia" w:date="2026-05-19T16:11:00Z" w16du:dateUtc="2026-05-19T14:11:00Z">
            <w:rPr>
              <w:b/>
            </w:rPr>
          </w:rPrChange>
        </w:rPr>
        <w:t>locked</w:t>
      </w:r>
      <w:r>
        <w:rPr>
          <w:b/>
        </w:rPr>
        <w:t xml:space="preserve"> </w:t>
      </w:r>
      <w:ins w:id="90" w:author="Bourdelin, Sonia" w:date="2026-05-19T16:11:00Z" w16du:dateUtc="2026-05-19T14:11:00Z">
        <w:r w:rsidR="00D07BBF" w:rsidRPr="004F6A09">
          <w:rPr>
            <w:bCs/>
            <w:rPrChange w:id="91" w:author="Bourdelin, Sonia" w:date="2026-05-19T16:23:00Z" w16du:dateUtc="2026-05-19T14:23:00Z">
              <w:rPr>
                <w:b/>
              </w:rPr>
            </w:rPrChange>
          </w:rPr>
          <w:t xml:space="preserve">validated </w:t>
        </w:r>
      </w:ins>
      <w:ins w:id="92" w:author="Bourdelin, Sonia" w:date="2026-05-19T16:22:00Z" w16du:dateUtc="2026-05-19T14:22:00Z">
        <w:r w:rsidR="004F6A09" w:rsidRPr="004F6A09">
          <w:rPr>
            <w:bCs/>
            <w:rPrChange w:id="93" w:author="Bourdelin, Sonia" w:date="2026-05-19T16:23:00Z" w16du:dateUtc="2026-05-19T14:23:00Z">
              <w:rPr>
                <w:b/>
              </w:rPr>
            </w:rPrChange>
          </w:rPr>
          <w:t>basket (</w:t>
        </w:r>
      </w:ins>
      <w:r w:rsidRPr="004F6A09">
        <w:rPr>
          <w:bCs/>
          <w:rPrChange w:id="94" w:author="Bourdelin, Sonia" w:date="2026-05-19T16:23:00Z" w16du:dateUtc="2026-05-19T14:23:00Z">
            <w:rPr>
              <w:b/>
            </w:rPr>
          </w:rPrChange>
        </w:rPr>
        <w:t>TRAVEL BASKET</w:t>
      </w:r>
      <w:ins w:id="95" w:author="Bourdelin, Sonia" w:date="2026-05-19T16:22:00Z" w16du:dateUtc="2026-05-19T14:22:00Z">
        <w:r w:rsidR="004F6A09" w:rsidRPr="004F6A09">
          <w:rPr>
            <w:bCs/>
            <w:rPrChange w:id="96" w:author="Bourdelin, Sonia" w:date="2026-05-19T16:23:00Z" w16du:dateUtc="2026-05-19T14:23:00Z">
              <w:rPr>
                <w:b/>
              </w:rPr>
            </w:rPrChange>
          </w:rPr>
          <w:t>)</w:t>
        </w:r>
      </w:ins>
      <w:r w:rsidRPr="004F6A09">
        <w:rPr>
          <w:bCs/>
        </w:rPr>
        <w:t xml:space="preserve"> containing one or more </w:t>
      </w:r>
      <w:ins w:id="97" w:author="Bourdelin, Sonia" w:date="2026-05-19T16:22:00Z" w16du:dateUtc="2026-05-19T14:22:00Z">
        <w:r w:rsidR="004F6A09" w:rsidRPr="004F6A09">
          <w:rPr>
            <w:bCs/>
          </w:rPr>
          <w:t>basket element (</w:t>
        </w:r>
      </w:ins>
      <w:r w:rsidRPr="004F6A09">
        <w:rPr>
          <w:bCs/>
          <w:rPrChange w:id="98" w:author="Bourdelin, Sonia" w:date="2026-05-19T16:23:00Z" w16du:dateUtc="2026-05-19T14:23:00Z">
            <w:rPr>
              <w:b/>
            </w:rPr>
          </w:rPrChange>
        </w:rPr>
        <w:t>TRAVEL BASKET ELEMENT</w:t>
      </w:r>
      <w:del w:id="99" w:author="Bourdelin, Sonia" w:date="2026-05-19T16:22:00Z" w16du:dateUtc="2026-05-19T14:22:00Z">
        <w:r w:rsidRPr="004F6A09" w:rsidDel="004F6A09">
          <w:rPr>
            <w:bCs/>
            <w:rPrChange w:id="100" w:author="Bourdelin, Sonia" w:date="2026-05-19T16:23:00Z" w16du:dateUtc="2026-05-19T14:23:00Z">
              <w:rPr>
                <w:b/>
              </w:rPr>
            </w:rPrChange>
          </w:rPr>
          <w:delText>(s</w:delText>
        </w:r>
      </w:del>
      <w:r w:rsidRPr="004F6A09">
        <w:rPr>
          <w:bCs/>
          <w:rPrChange w:id="101" w:author="Bourdelin, Sonia" w:date="2026-05-19T16:23:00Z" w16du:dateUtc="2026-05-19T14:23:00Z">
            <w:rPr>
              <w:b/>
            </w:rPr>
          </w:rPrChange>
        </w:rPr>
        <w:t>)</w:t>
      </w:r>
      <w:r w:rsidRPr="004F6A09">
        <w:rPr>
          <w:bCs/>
        </w:rPr>
        <w:t xml:space="preserve">, still part of the shopping/purchase preparation state. Each </w:t>
      </w:r>
      <w:ins w:id="102" w:author="Bourdelin, Sonia" w:date="2026-05-19T16:22:00Z" w16du:dateUtc="2026-05-19T14:22:00Z">
        <w:r w:rsidR="004F6A09" w:rsidRPr="004F6A09">
          <w:rPr>
            <w:bCs/>
          </w:rPr>
          <w:t>basket element</w:t>
        </w:r>
        <w:r w:rsidR="004F6A09">
          <w:t xml:space="preserve"> </w:t>
        </w:r>
      </w:ins>
      <w:del w:id="103" w:author="Bourdelin, Sonia" w:date="2026-05-19T16:22:00Z" w16du:dateUtc="2026-05-19T14:22:00Z">
        <w:r w:rsidDel="004F6A09">
          <w:delText>TRAVEL BASKET ELEMENT</w:delText>
        </w:r>
      </w:del>
      <w:r>
        <w:t xml:space="preserve"> contains one </w:t>
      </w:r>
      <w:ins w:id="104" w:author="Bourdelin, Sonia" w:date="2026-05-19T16:22:00Z" w16du:dateUtc="2026-05-19T14:22:00Z">
        <w:r w:rsidR="004F6A09">
          <w:t>offer (</w:t>
        </w:r>
      </w:ins>
      <w:r>
        <w:t>CUSTOMER PURCHASE PACKAGE</w:t>
      </w:r>
      <w:ins w:id="105" w:author="Bourdelin, Sonia" w:date="2026-05-19T16:22:00Z" w16du:dateUtc="2026-05-19T14:22:00Z">
        <w:r w:rsidR="004F6A09">
          <w:t>)</w:t>
        </w:r>
      </w:ins>
      <w:r>
        <w:t>, as defined in BUC-B.</w:t>
      </w:r>
    </w:p>
    <w:p w14:paraId="41C8F396" w14:textId="77777777" w:rsidR="005C410C" w:rsidRDefault="005C410C"/>
    <w:p w14:paraId="1BF55950" w14:textId="2CC74ABB" w:rsidR="005C410C" w:rsidRDefault="00CE3A5B">
      <w:r>
        <w:t xml:space="preserve">The term </w:t>
      </w:r>
      <w:r>
        <w:rPr>
          <w:b/>
        </w:rPr>
        <w:t>order</w:t>
      </w:r>
      <w:r>
        <w:t xml:space="preserve"> is not defined as a reference business concept in Transmodel. It may be implemented from the moment the purchase has been confirmed sufficiently</w:t>
      </w:r>
      <w:del w:id="106" w:author="BIGEX Olivier" w:date="2026-05-12T09:54:00Z" w16du:dateUtc="2026-05-12T07:54:00Z">
        <w:r w:rsidDel="00B42ED3">
          <w:delText xml:space="preserve"> </w:delText>
        </w:r>
      </w:del>
      <w:r>
        <w:t xml:space="preserve"> (and "order" may be already pre-created at the beginning of the use-case). It may be explicitly used by a local implementation or by an external retailing system. Instead, the appropriate Transmodel concept to use when the purchase </w:t>
      </w:r>
      <w:commentRangeStart w:id="107"/>
      <w:commentRangeStart w:id="108"/>
      <w:r>
        <w:t xml:space="preserve">is </w:t>
      </w:r>
      <w:r w:rsidRPr="00606BBF">
        <w:t>confirmed</w:t>
      </w:r>
      <w:commentRangeEnd w:id="107"/>
      <w:r w:rsidR="00B42ED3" w:rsidRPr="00606BBF">
        <w:rPr>
          <w:rStyle w:val="CommentReference"/>
          <w:sz w:val="24"/>
          <w:szCs w:val="24"/>
        </w:rPr>
        <w:commentReference w:id="107"/>
      </w:r>
      <w:commentRangeEnd w:id="108"/>
      <w:r w:rsidRPr="00606BBF">
        <w:rPr>
          <w:rStyle w:val="CommentReference"/>
          <w:sz w:val="24"/>
          <w:szCs w:val="24"/>
        </w:rPr>
        <w:commentReference w:id="108"/>
      </w:r>
      <w:r w:rsidRPr="00606BBF">
        <w:t xml:space="preserve"> is </w:t>
      </w:r>
      <w:r w:rsidRPr="00606BBF">
        <w:rPr>
          <w:rPrChange w:id="109" w:author="Bourdelin, Sonia" w:date="2026-05-19T16:24:00Z" w16du:dateUtc="2026-05-19T14:24:00Z">
            <w:rPr>
              <w:b/>
              <w:bCs/>
            </w:rPr>
          </w:rPrChange>
        </w:rPr>
        <w:t>SALES TRANSACTION</w:t>
      </w:r>
      <w:ins w:id="110" w:author="Bourdelin, Sonia" w:date="2026-05-19T16:23:00Z" w16du:dateUtc="2026-05-19T14:23:00Z">
        <w:r w:rsidR="004F6A09" w:rsidRPr="00606BBF">
          <w:rPr>
            <w:rPrChange w:id="111" w:author="Bourdelin, Sonia" w:date="2026-05-19T16:24:00Z" w16du:dateUtc="2026-05-19T14:24:00Z">
              <w:rPr>
                <w:b/>
                <w:bCs/>
              </w:rPr>
            </w:rPrChange>
          </w:rPr>
          <w:t xml:space="preserve">, named </w:t>
        </w:r>
      </w:ins>
      <w:ins w:id="112" w:author="Bourdelin, Sonia" w:date="2026-05-19T22:27:00Z" w16du:dateUtc="2026-05-19T20:27:00Z">
        <w:r w:rsidR="007A2ABF">
          <w:t xml:space="preserve">purchase record </w:t>
        </w:r>
      </w:ins>
      <w:ins w:id="113" w:author="Bourdelin, Sonia" w:date="2026-05-19T16:23:00Z" w16du:dateUtc="2026-05-19T14:23:00Z">
        <w:r w:rsidR="004F6A09" w:rsidRPr="00606BBF">
          <w:rPr>
            <w:rPrChange w:id="114" w:author="Bourdelin, Sonia" w:date="2026-05-19T16:24:00Z" w16du:dateUtc="2026-05-19T14:24:00Z">
              <w:rPr>
                <w:b/>
                <w:bCs/>
              </w:rPr>
            </w:rPrChange>
          </w:rPr>
          <w:t>in the following document</w:t>
        </w:r>
      </w:ins>
      <w:r w:rsidRPr="00606BBF">
        <w:t>.</w:t>
      </w:r>
      <w:r>
        <w:t xml:space="preserve"> A </w:t>
      </w:r>
      <w:del w:id="115" w:author="Bourdelin, Sonia" w:date="2026-05-19T16:24:00Z" w16du:dateUtc="2026-05-19T14:24:00Z">
        <w:r w:rsidDel="004F6A09">
          <w:delText>SALES TRANSACTION</w:delText>
        </w:r>
      </w:del>
      <w:ins w:id="116" w:author="Bourdelin, Sonia" w:date="2026-05-19T22:28:00Z" w16du:dateUtc="2026-05-19T20:28:00Z">
        <w:r w:rsidR="007A2ABF" w:rsidRPr="007A2ABF">
          <w:t xml:space="preserve"> </w:t>
        </w:r>
        <w:r w:rsidR="007A2ABF">
          <w:t xml:space="preserve">purchase record </w:t>
        </w:r>
      </w:ins>
      <w:del w:id="117" w:author="Bourdelin, Sonia" w:date="2026-05-19T22:28:00Z" w16du:dateUtc="2026-05-19T20:28:00Z">
        <w:r w:rsidDel="007A2ABF">
          <w:delText xml:space="preserve"> </w:delText>
        </w:r>
      </w:del>
      <w:r>
        <w:t xml:space="preserve">should be used from the moment the </w:t>
      </w:r>
      <w:del w:id="118" w:author="Bourdelin, Sonia" w:date="2026-05-19T16:20:00Z" w16du:dateUtc="2026-05-19T14:20:00Z">
        <w:r w:rsidDel="004F6A09">
          <w:delText xml:space="preserve">customer </w:delText>
        </w:r>
      </w:del>
      <w:ins w:id="119" w:author="Bourdelin, Sonia" w:date="2026-05-19T16:20:00Z" w16du:dateUtc="2026-05-19T14:20:00Z">
        <w:r w:rsidR="004F6A09">
          <w:t xml:space="preserve">Buyer </w:t>
        </w:r>
      </w:ins>
      <w:r>
        <w:t xml:space="preserve">has validated the basket and the </w:t>
      </w:r>
      <w:del w:id="120" w:author="Bourdelin, Sonia" w:date="2026-05-19T16:20:00Z" w16du:dateUtc="2026-05-19T14:20:00Z">
        <w:r w:rsidDel="004F6A09">
          <w:delText xml:space="preserve">sale </w:delText>
        </w:r>
      </w:del>
      <w:ins w:id="121" w:author="Bourdelin, Sonia" w:date="2026-05-19T16:20:00Z" w16du:dateUtc="2026-05-19T14:20:00Z">
        <w:r w:rsidR="004F6A09">
          <w:t xml:space="preserve">purchase </w:t>
        </w:r>
      </w:ins>
      <w:r>
        <w:t>is sufficiently confirmed</w:t>
      </w:r>
      <w:ins w:id="122" w:author="Bourdelin, Sonia" w:date="2026-05-19T16:20:00Z" w16du:dateUtc="2026-05-19T14:20:00Z">
        <w:r w:rsidR="004F6A09">
          <w:t xml:space="preserve"> (</w:t>
        </w:r>
      </w:ins>
      <w:ins w:id="123" w:author="Bourdelin, Sonia" w:date="2026-05-19T16:21:00Z">
        <w:r w:rsidR="004F6A09" w:rsidRPr="004F6A09">
          <w:t>has reached a sufficiently binding state</w:t>
        </w:r>
      </w:ins>
      <w:ins w:id="124" w:author="Bourdelin, Sonia" w:date="2026-05-19T16:21:00Z" w16du:dateUtc="2026-05-19T14:21:00Z">
        <w:r w:rsidR="004F6A09">
          <w:t xml:space="preserve">; </w:t>
        </w:r>
      </w:ins>
      <w:ins w:id="125" w:author="Bourdelin, Sonia" w:date="2026-05-19T16:21:00Z">
        <w:r w:rsidR="004F6A09" w:rsidRPr="004F6A09">
          <w:t>typically after successful payment confirmation)</w:t>
        </w:r>
      </w:ins>
      <w:r>
        <w:t xml:space="preserve"> to be recorded by the Retailer :</w:t>
      </w:r>
    </w:p>
    <w:p w14:paraId="648D85BC" w14:textId="77777777" w:rsidR="005C410C" w:rsidRDefault="00CE3A5B">
      <w:pPr>
        <w:pStyle w:val="ListParagraph"/>
        <w:numPr>
          <w:ilvl w:val="2"/>
          <w:numId w:val="5"/>
        </w:numPr>
      </w:pPr>
      <w:r>
        <w:t>the TRAVEL BASKET becomes the purchase input;</w:t>
      </w:r>
    </w:p>
    <w:p w14:paraId="05370638" w14:textId="4CECFA8F" w:rsidR="005C410C" w:rsidRDefault="00CE3A5B">
      <w:pPr>
        <w:pStyle w:val="ListParagraph"/>
        <w:numPr>
          <w:ilvl w:val="2"/>
          <w:numId w:val="5"/>
        </w:numPr>
      </w:pPr>
      <w:r>
        <w:t>each TRAVEL BASKET ELEMENT contributes to the confirmed purchase</w:t>
      </w:r>
      <w:ins w:id="126" w:author="Bourdelin, Sonia" w:date="2026-05-19T22:32:00Z" w16du:dateUtc="2026-05-19T20:32:00Z">
        <w:r w:rsidR="007A2ABF">
          <w:t xml:space="preserve"> con</w:t>
        </w:r>
      </w:ins>
      <w:ins w:id="127" w:author="Bourdelin, Sonia" w:date="2026-05-19T22:33:00Z" w16du:dateUtc="2026-05-19T20:33:00Z">
        <w:r w:rsidR="007A2ABF">
          <w:t>tent</w:t>
        </w:r>
      </w:ins>
      <w:r>
        <w:t>;</w:t>
      </w:r>
    </w:p>
    <w:p w14:paraId="42D9213A" w14:textId="77777777" w:rsidR="005C410C" w:rsidRDefault="00CE3A5B">
      <w:pPr>
        <w:pStyle w:val="ListParagraph"/>
        <w:numPr>
          <w:ilvl w:val="2"/>
          <w:numId w:val="5"/>
        </w:numPr>
      </w:pPr>
      <w:r>
        <w:t>each CUSTOMER PURCHASE PACKAGE remains traceable;</w:t>
      </w:r>
    </w:p>
    <w:p w14:paraId="361C433A" w14:textId="77777777" w:rsidR="005C410C" w:rsidRDefault="00CE3A5B">
      <w:pPr>
        <w:pStyle w:val="ListParagraph"/>
        <w:numPr>
          <w:ilvl w:val="2"/>
          <w:numId w:val="5"/>
        </w:numPr>
      </w:pPr>
      <w:r>
        <w:t>the confirmed sale is represented by a SALES TRANSACTION;</w:t>
      </w:r>
    </w:p>
    <w:p w14:paraId="4EF13FE3" w14:textId="12EAB19A" w:rsidR="005C410C" w:rsidRDefault="00CE3A5B">
      <w:pPr>
        <w:pStyle w:val="ListParagraph"/>
        <w:numPr>
          <w:ilvl w:val="2"/>
          <w:numId w:val="5"/>
        </w:numPr>
      </w:pPr>
      <w:r>
        <w:t>payment may be associated with the SALES TRANSACTION and</w:t>
      </w:r>
      <w:del w:id="128" w:author="Bourdelin, Sonia" w:date="2026-05-20T09:15:00Z" w16du:dateUtc="2026-05-20T07:15:00Z">
        <w:r w:rsidDel="00FA5159">
          <w:delText>/or</w:delText>
        </w:r>
      </w:del>
      <w:ins w:id="129" w:author="Bourdelin, Sonia" w:date="2026-05-20T09:15:00Z" w16du:dateUtc="2026-05-20T07:15:00Z">
        <w:r w:rsidR="00FA5159">
          <w:t>, indirectly, with the reference of</w:t>
        </w:r>
      </w:ins>
      <w:del w:id="130" w:author="Bourdelin, Sonia" w:date="2026-05-20T09:15:00Z" w16du:dateUtc="2026-05-20T07:15:00Z">
        <w:r w:rsidDel="00FA5159">
          <w:delText xml:space="preserve"> the</w:delText>
        </w:r>
      </w:del>
      <w:r>
        <w:t xml:space="preserve"> </w:t>
      </w:r>
      <w:commentRangeStart w:id="131"/>
      <w:commentRangeStart w:id="132"/>
      <w:r>
        <w:t>CUSTOMER PURCHASE PACKAGE</w:t>
      </w:r>
      <w:commentRangeEnd w:id="131"/>
      <w:r w:rsidR="00C01604">
        <w:rPr>
          <w:rStyle w:val="CommentReference"/>
          <w:sz w:val="24"/>
          <w:szCs w:val="24"/>
        </w:rPr>
        <w:commentReference w:id="131"/>
      </w:r>
      <w:commentRangeEnd w:id="132"/>
      <w:r>
        <w:rPr>
          <w:rStyle w:val="CommentReference"/>
          <w:sz w:val="24"/>
          <w:szCs w:val="24"/>
        </w:rPr>
        <w:commentReference w:id="132"/>
      </w:r>
      <w:r>
        <w:t>(s).</w:t>
      </w:r>
    </w:p>
    <w:p w14:paraId="72A3D3EC" w14:textId="77777777" w:rsidR="005C410C" w:rsidRDefault="005C410C"/>
    <w:p w14:paraId="4C71737A" w14:textId="20B0F9C3" w:rsidR="005C410C" w:rsidRDefault="00CE3A5B">
      <w:r>
        <w:t xml:space="preserve">In this use case, </w:t>
      </w:r>
      <w:del w:id="133" w:author="Bourdelin, Sonia" w:date="2026-05-19T16:25:00Z" w16du:dateUtc="2026-05-19T14:25:00Z">
        <w:r w:rsidR="00606BBF" w:rsidDel="00606BBF">
          <w:rPr>
            <w:b/>
          </w:rPr>
          <w:delText xml:space="preserve">travel </w:delText>
        </w:r>
      </w:del>
      <w:r w:rsidR="00606BBF">
        <w:rPr>
          <w:b/>
        </w:rPr>
        <w:t xml:space="preserve">basket / </w:t>
      </w:r>
      <w:del w:id="134" w:author="Bourdelin, Sonia" w:date="2026-05-19T16:25:00Z" w16du:dateUtc="2026-05-19T14:25:00Z">
        <w:r w:rsidR="00606BBF" w:rsidDel="00606BBF">
          <w:rPr>
            <w:b/>
          </w:rPr>
          <w:delText xml:space="preserve">travel </w:delText>
        </w:r>
      </w:del>
      <w:r w:rsidR="00606BBF">
        <w:rPr>
          <w:b/>
        </w:rPr>
        <w:t>basket element</w:t>
      </w:r>
      <w:r w:rsidR="00606BBF">
        <w:t xml:space="preserve"> </w:t>
      </w:r>
      <w:r>
        <w:t xml:space="preserve">is used when describing the payment process until payment validation, and </w:t>
      </w:r>
      <w:ins w:id="135" w:author="Bourdelin, Sonia" w:date="2026-05-19T22:28:00Z" w16du:dateUtc="2026-05-19T20:28:00Z">
        <w:r w:rsidR="007A2ABF">
          <w:t xml:space="preserve">purchase record </w:t>
        </w:r>
      </w:ins>
      <w:del w:id="136" w:author="Bourdelin, Sonia" w:date="2026-05-19T22:28:00Z" w16du:dateUtc="2026-05-19T20:28:00Z">
        <w:r w:rsidR="00606BBF" w:rsidDel="007A2ABF">
          <w:rPr>
            <w:b/>
          </w:rPr>
          <w:delText>sale</w:delText>
        </w:r>
      </w:del>
      <w:del w:id="137" w:author="Bourdelin, Sonia" w:date="2026-05-19T16:25:00Z" w16du:dateUtc="2026-05-19T14:25:00Z">
        <w:r w:rsidDel="00606BBF">
          <w:rPr>
            <w:b/>
          </w:rPr>
          <w:delText>S</w:delText>
        </w:r>
      </w:del>
      <w:del w:id="138" w:author="Bourdelin, Sonia" w:date="2026-05-19T22:28:00Z" w16du:dateUtc="2026-05-19T20:28:00Z">
        <w:r w:rsidR="00606BBF" w:rsidDel="007A2ABF">
          <w:rPr>
            <w:b/>
          </w:rPr>
          <w:delText xml:space="preserve"> </w:delText>
        </w:r>
      </w:del>
      <w:del w:id="139" w:author="Bourdelin, Sonia" w:date="2026-05-19T16:25:00Z" w16du:dateUtc="2026-05-19T14:25:00Z">
        <w:r w:rsidDel="00606BBF">
          <w:rPr>
            <w:b/>
          </w:rPr>
          <w:delText>TRANSACTION</w:delText>
        </w:r>
        <w:r w:rsidDel="00606BBF">
          <w:delText xml:space="preserve"> </w:delText>
        </w:r>
      </w:del>
      <w:r>
        <w:t xml:space="preserve">is used after the payment validation. However, this may vary depending on the system. </w:t>
      </w:r>
      <w:commentRangeStart w:id="140"/>
      <w:commentRangeStart w:id="141"/>
      <w:r>
        <w:t xml:space="preserve">The confirmed sale should be represented by </w:t>
      </w:r>
      <w:ins w:id="142" w:author="Bourdelin, Sonia" w:date="2026-05-19T22:28:00Z" w16du:dateUtc="2026-05-19T20:28:00Z">
        <w:r w:rsidR="007A2ABF">
          <w:t xml:space="preserve">purchase record </w:t>
        </w:r>
      </w:ins>
      <w:del w:id="143" w:author="Bourdelin, Sonia" w:date="2026-05-19T22:28:00Z" w16du:dateUtc="2026-05-19T20:28:00Z">
        <w:r w:rsidDel="007A2ABF">
          <w:delText>SALES TRANSACTION</w:delText>
        </w:r>
        <w:commentRangeEnd w:id="140"/>
        <w:r w:rsidR="006F6754" w:rsidDel="007A2ABF">
          <w:rPr>
            <w:rStyle w:val="CommentReference"/>
            <w:sz w:val="24"/>
            <w:szCs w:val="24"/>
          </w:rPr>
          <w:commentReference w:id="140"/>
        </w:r>
        <w:commentRangeEnd w:id="141"/>
        <w:r>
          <w:rPr>
            <w:rStyle w:val="CommentReference"/>
            <w:sz w:val="24"/>
            <w:szCs w:val="24"/>
          </w:rPr>
          <w:commentReference w:id="141"/>
        </w:r>
        <w:r w:rsidDel="007A2ABF">
          <w:delText xml:space="preserve">, </w:delText>
        </w:r>
      </w:del>
      <w:r>
        <w:t>created or confirmed only when the purchase has reached a sufficiently binding state, typically after successful payment validation.</w:t>
      </w:r>
    </w:p>
    <w:p w14:paraId="0D0B940D" w14:textId="77777777" w:rsidR="005C410C" w:rsidRDefault="005C410C"/>
    <w:p w14:paraId="7EFAE29C" w14:textId="77777777" w:rsidR="005C410C" w:rsidRDefault="00CE3A5B">
      <w:pPr>
        <w:pStyle w:val="Heading2"/>
      </w:pPr>
      <w:r>
        <w:t>Actors &amp; Context</w:t>
      </w:r>
    </w:p>
    <w:p w14:paraId="0E27B00A" w14:textId="77777777" w:rsidR="005C410C" w:rsidRDefault="005C410C"/>
    <w:p w14:paraId="27421FB7" w14:textId="77777777" w:rsidR="005C410C" w:rsidRDefault="00CE3A5B">
      <w:pPr>
        <w:pStyle w:val="ListParagraph"/>
        <w:numPr>
          <w:ilvl w:val="0"/>
          <w:numId w:val="5"/>
        </w:numPr>
      </w:pPr>
      <w:r>
        <w:rPr>
          <w:b/>
        </w:rPr>
        <w:t>Primary Actors:</w:t>
      </w:r>
    </w:p>
    <w:p w14:paraId="6093F39E" w14:textId="2E56946A" w:rsidR="005C410C" w:rsidRDefault="00EA0759">
      <w:pPr>
        <w:pStyle w:val="ListParagraph"/>
        <w:numPr>
          <w:ilvl w:val="1"/>
          <w:numId w:val="5"/>
        </w:numPr>
      </w:pPr>
      <w:ins w:id="144" w:author="Bourdelin, Sonia" w:date="2026-05-19T21:05:00Z">
        <w:r w:rsidRPr="00EA0759">
          <w:rPr>
            <w:b/>
          </w:rPr>
          <w:t>Buyer</w:t>
        </w:r>
        <w:r w:rsidRPr="00EA0759" w:rsidDel="00EA0759">
          <w:rPr>
            <w:b/>
          </w:rPr>
          <w:t xml:space="preserve"> </w:t>
        </w:r>
      </w:ins>
      <w:del w:id="145" w:author="Bourdelin, Sonia" w:date="2026-05-19T21:05:00Z" w16du:dateUtc="2026-05-19T19:05:00Z">
        <w:r w:rsidR="00CE3A5B" w:rsidRPr="00EA0759" w:rsidDel="00EA0759">
          <w:rPr>
            <w:bCs/>
            <w:rPrChange w:id="146" w:author="Bourdelin, Sonia" w:date="2026-05-19T21:05:00Z" w16du:dateUtc="2026-05-19T19:05:00Z">
              <w:rPr>
                <w:b/>
              </w:rPr>
            </w:rPrChange>
          </w:rPr>
          <w:delText xml:space="preserve">TRANSPORT CUSTOMER </w:delText>
        </w:r>
      </w:del>
      <w:r w:rsidR="00CE3A5B" w:rsidRPr="00EA0759">
        <w:rPr>
          <w:bCs/>
          <w:rPrChange w:id="147" w:author="Bourdelin, Sonia" w:date="2026-05-19T21:05:00Z" w16du:dateUtc="2026-05-19T19:05:00Z">
            <w:rPr>
              <w:b/>
            </w:rPr>
          </w:rPrChange>
        </w:rPr>
        <w:t>(TRANSPORT USER ROLE including TRANSPORT CUSTOMER ROLE and PURCHASER ROLE (represented by the retailer)):</w:t>
      </w:r>
      <w:r w:rsidR="00CE3A5B">
        <w:t xml:space="preserve"> wants to pay with his chosen </w:t>
      </w:r>
      <w:ins w:id="148" w:author="Bourdelin, Sonia" w:date="2026-05-19T21:05:00Z">
        <w:r w:rsidRPr="00EA0759">
          <w:t xml:space="preserve">payment method(s) </w:t>
        </w:r>
      </w:ins>
      <w:ins w:id="149" w:author="Bourdelin, Sonia" w:date="2026-05-19T21:05:00Z" w16du:dateUtc="2026-05-19T19:05:00Z">
        <w:r>
          <w:t>(</w:t>
        </w:r>
      </w:ins>
      <w:r w:rsidR="00CE3A5B">
        <w:t>PAYMENT METHOD(s)</w:t>
      </w:r>
      <w:ins w:id="150" w:author="Bourdelin, Sonia" w:date="2026-05-19T21:05:00Z" w16du:dateUtc="2026-05-19T19:05:00Z">
        <w:r>
          <w:t>)</w:t>
        </w:r>
      </w:ins>
      <w:del w:id="151" w:author="Bourdelin, Sonia" w:date="2026-05-19T21:06:00Z" w16du:dateUtc="2026-05-19T19:06:00Z">
        <w:r w:rsidR="00CE3A5B" w:rsidDel="00EA0759">
          <w:delText xml:space="preserve"> a consistent basket suited to his TRAVEL,</w:delText>
        </w:r>
      </w:del>
      <w:r w:rsidR="00CE3A5B">
        <w:t xml:space="preserve"> </w:t>
      </w:r>
      <w:del w:id="152" w:author="Bourdelin, Sonia" w:date="2026-05-19T21:06:00Z" w16du:dateUtc="2026-05-19T19:06:00Z">
        <w:r w:rsidR="00CE3A5B" w:rsidDel="00EA0759">
          <w:delText xml:space="preserve">for himself and/or for other travellers </w:delText>
        </w:r>
      </w:del>
      <w:r w:rsidR="00CE3A5B">
        <w:t>and receive all proofs of payment</w:t>
      </w:r>
      <w:ins w:id="153" w:author="Bourdelin, Sonia" w:date="2026-05-19T21:06:00Z" w16du:dateUtc="2026-05-19T19:06:00Z">
        <w:r w:rsidRPr="00EA0759">
          <w:t xml:space="preserve"> </w:t>
        </w:r>
        <w:r>
          <w:t>for himself and/or for other travellers</w:t>
        </w:r>
      </w:ins>
      <w:r w:rsidR="00CE3A5B">
        <w:t>.</w:t>
      </w:r>
    </w:p>
    <w:p w14:paraId="41414778" w14:textId="773BB69C" w:rsidR="005C410C" w:rsidDel="00603F8D" w:rsidRDefault="00CE3A5B">
      <w:pPr>
        <w:pStyle w:val="ListParagraph"/>
        <w:numPr>
          <w:ilvl w:val="1"/>
          <w:numId w:val="5"/>
        </w:numPr>
        <w:rPr>
          <w:del w:id="154" w:author="Bourdelin, Sonia" w:date="2026-05-19T21:15:00Z" w16du:dateUtc="2026-05-19T19:15:00Z"/>
        </w:rPr>
      </w:pPr>
      <w:del w:id="155" w:author="Bourdelin, Sonia" w:date="2026-05-19T21:15:00Z" w16du:dateUtc="2026-05-19T19:15:00Z">
        <w:r w:rsidDel="00603F8D">
          <w:rPr>
            <w:b/>
          </w:rPr>
          <w:delText>Payment Service Provider (PSP) (PAYMENT PROVIDER ROLE (API not managed by EUDIT project)):</w:delText>
        </w:r>
        <w:r w:rsidDel="00603F8D">
          <w:delText xml:space="preserve"> Executes or supports the payment transaction. The PSP :</w:delText>
        </w:r>
      </w:del>
    </w:p>
    <w:p w14:paraId="74E8646A" w14:textId="5A7ACDFB" w:rsidR="005C410C" w:rsidDel="00603F8D" w:rsidRDefault="00CE3A5B">
      <w:pPr>
        <w:pStyle w:val="ListParagraph"/>
        <w:numPr>
          <w:ilvl w:val="2"/>
          <w:numId w:val="5"/>
        </w:numPr>
        <w:rPr>
          <w:del w:id="156" w:author="Bourdelin, Sonia" w:date="2026-05-19T21:15:00Z" w16du:dateUtc="2026-05-19T19:15:00Z"/>
        </w:rPr>
      </w:pPr>
      <w:del w:id="157" w:author="Bourdelin, Sonia" w:date="2026-05-19T21:15:00Z" w16du:dateUtc="2026-05-19T19:15:00Z">
        <w:r w:rsidDel="00603F8D">
          <w:delText>authorises, captures, rejects, secures, schedules or confirms payment;</w:delText>
        </w:r>
      </w:del>
    </w:p>
    <w:p w14:paraId="05F6C1EC" w14:textId="22B0F242" w:rsidR="005C410C" w:rsidDel="00603F8D" w:rsidRDefault="00CE3A5B">
      <w:pPr>
        <w:pStyle w:val="ListParagraph"/>
        <w:numPr>
          <w:ilvl w:val="2"/>
          <w:numId w:val="5"/>
        </w:numPr>
        <w:rPr>
          <w:del w:id="158" w:author="Bourdelin, Sonia" w:date="2026-05-19T21:15:00Z" w16du:dateUtc="2026-05-19T19:15:00Z"/>
        </w:rPr>
      </w:pPr>
      <w:del w:id="159" w:author="Bourdelin, Sonia" w:date="2026-05-19T21:15:00Z" w16du:dateUtc="2026-05-19T19:15:00Z">
        <w:r w:rsidDel="00603F8D">
          <w:delText>may manage card payment, account debit, voucher, wallet, loyalty redemption, travel account debit or other payment instruments;</w:delText>
        </w:r>
      </w:del>
    </w:p>
    <w:p w14:paraId="649FD50F" w14:textId="3A9CED94" w:rsidR="005C410C" w:rsidDel="00603F8D" w:rsidRDefault="00CE3A5B">
      <w:pPr>
        <w:pStyle w:val="ListParagraph"/>
        <w:numPr>
          <w:ilvl w:val="2"/>
          <w:numId w:val="5"/>
        </w:numPr>
        <w:rPr>
          <w:del w:id="160" w:author="Bourdelin, Sonia" w:date="2026-05-19T21:15:00Z" w16du:dateUtc="2026-05-19T19:15:00Z"/>
        </w:rPr>
      </w:pPr>
      <w:del w:id="161" w:author="Bourdelin, Sonia" w:date="2026-05-19T21:15:00Z" w16du:dateUtc="2026-05-19T19:15:00Z">
        <w:r w:rsidDel="00603F8D">
          <w:delText>returns the payment transaction result to the responsible Retailer and/or Distributor.</w:delText>
        </w:r>
      </w:del>
    </w:p>
    <w:p w14:paraId="46AC58B2" w14:textId="77777777" w:rsidR="00EA0759" w:rsidRPr="00580A0B" w:rsidRDefault="00EA0759" w:rsidP="00EA0759">
      <w:pPr>
        <w:pStyle w:val="ListParagraph"/>
        <w:numPr>
          <w:ilvl w:val="0"/>
          <w:numId w:val="5"/>
        </w:numPr>
        <w:spacing w:after="100"/>
        <w:rPr>
          <w:ins w:id="162" w:author="Bourdelin, Sonia" w:date="2026-05-19T21:09:00Z" w16du:dateUtc="2026-05-19T19:09:00Z"/>
        </w:rPr>
      </w:pPr>
      <w:ins w:id="163" w:author="Bourdelin, Sonia" w:date="2026-05-19T21:09:00Z" w16du:dateUtc="2026-05-19T19:09:00Z">
        <w:r>
          <w:rPr>
            <w:b/>
            <w:bCs/>
          </w:rPr>
          <w:t>Other end-customer Actor</w:t>
        </w:r>
        <w:r w:rsidRPr="00580A0B">
          <w:rPr>
            <w:b/>
            <w:bCs/>
          </w:rPr>
          <w:t>:</w:t>
        </w:r>
        <w:r>
          <w:rPr>
            <w:b/>
            <w:bCs/>
          </w:rPr>
          <w:t xml:space="preserve"> Traveller: </w:t>
        </w:r>
        <w:r w:rsidRPr="00580A0B">
          <w:t>the person(s) who will actually travel and use the entitlement. The Traveller and the Buyer can be the same person</w:t>
        </w:r>
        <w:r>
          <w:t xml:space="preserve"> but not always</w:t>
        </w:r>
        <w:r w:rsidRPr="00580A0B">
          <w:t>.</w:t>
        </w:r>
      </w:ins>
    </w:p>
    <w:p w14:paraId="60061E4C" w14:textId="77777777" w:rsidR="005C410C" w:rsidRDefault="005C410C"/>
    <w:p w14:paraId="5E3EB3BC" w14:textId="77777777" w:rsidR="005C410C" w:rsidRDefault="00CE3A5B">
      <w:pPr>
        <w:pStyle w:val="ListParagraph"/>
        <w:numPr>
          <w:ilvl w:val="0"/>
          <w:numId w:val="5"/>
        </w:numPr>
      </w:pPr>
      <w:r>
        <w:rPr>
          <w:b/>
        </w:rPr>
        <w:t>Supporting Actors / Stakeholders:</w:t>
      </w:r>
    </w:p>
    <w:p w14:paraId="1A458F79" w14:textId="39F219D0" w:rsidR="005C410C" w:rsidRDefault="00CE3A5B">
      <w:pPr>
        <w:pStyle w:val="ListParagraph"/>
        <w:numPr>
          <w:ilvl w:val="1"/>
          <w:numId w:val="5"/>
        </w:numPr>
      </w:pPr>
      <w:r>
        <w:rPr>
          <w:b/>
        </w:rPr>
        <w:t xml:space="preserve">Retailer </w:t>
      </w:r>
      <w:r w:rsidRPr="00EA0759">
        <w:rPr>
          <w:bCs/>
          <w:rPrChange w:id="164" w:author="Bourdelin, Sonia" w:date="2026-05-19T21:09:00Z" w16du:dateUtc="2026-05-19T19:09:00Z">
            <w:rPr>
              <w:b/>
            </w:rPr>
          </w:rPrChange>
        </w:rPr>
        <w:t>(FARE PRODUCT RETAILER ROLE (API consumer)):</w:t>
      </w:r>
      <w:r>
        <w:t xml:space="preserve"> </w:t>
      </w:r>
      <w:ins w:id="165" w:author="Bourdelin, Sonia" w:date="2026-05-19T21:10:00Z">
        <w:r w:rsidR="00EA0759" w:rsidRPr="00EA0759">
          <w:t xml:space="preserve">orchestrates </w:t>
        </w:r>
      </w:ins>
      <w:del w:id="166" w:author="Bourdelin, Sonia" w:date="2026-05-19T21:10:00Z" w16du:dateUtc="2026-05-19T19:10:00Z">
        <w:r w:rsidDel="00EA0759">
          <w:delText xml:space="preserve">manages </w:delText>
        </w:r>
      </w:del>
      <w:r>
        <w:t xml:space="preserve">the shopping flow and customer interaction, presents the payable </w:t>
      </w:r>
      <w:del w:id="167" w:author="Bourdelin, Sonia" w:date="2026-05-19T21:12:00Z" w16du:dateUtc="2026-05-19T19:12:00Z">
        <w:r w:rsidDel="00EA0759">
          <w:delText>TRAVEL BASKET</w:delText>
        </w:r>
      </w:del>
      <w:ins w:id="168" w:author="Bourdelin, Sonia" w:date="2026-05-19T21:12:00Z" w16du:dateUtc="2026-05-19T19:12:00Z">
        <w:r w:rsidR="00EA0759">
          <w:t>basket</w:t>
        </w:r>
      </w:ins>
      <w:r>
        <w:t xml:space="preserve"> to the </w:t>
      </w:r>
      <w:del w:id="169" w:author="Bourdelin, Sonia" w:date="2026-05-19T21:12:00Z" w16du:dateUtc="2026-05-19T19:12:00Z">
        <w:r w:rsidDel="00EA0759">
          <w:delText>TRANSPORT CUSTOMER</w:delText>
        </w:r>
      </w:del>
      <w:ins w:id="170" w:author="Bourdelin, Sonia" w:date="2026-05-19T21:12:00Z" w16du:dateUtc="2026-05-19T19:12:00Z">
        <w:r w:rsidR="00EA0759">
          <w:t>Buyer</w:t>
        </w:r>
      </w:ins>
      <w:r>
        <w:t xml:space="preserve"> and may manage a logical and/or technical basket (basket consistency, requests sent to one or more </w:t>
      </w:r>
      <w:del w:id="171" w:author="Bourdelin, Sonia" w:date="2026-05-19T21:12:00Z" w16du:dateUtc="2026-05-19T19:12:00Z">
        <w:r w:rsidDel="00EA0759">
          <w:delText>distributors</w:delText>
        </w:r>
      </w:del>
      <w:ins w:id="172" w:author="Bourdelin, Sonia" w:date="2026-05-19T21:12:00Z" w16du:dateUtc="2026-05-19T19:12:00Z">
        <w:r w:rsidR="00EA0759">
          <w:t>Distributors</w:t>
        </w:r>
      </w:ins>
      <w:r>
        <w:t xml:space="preserve">). </w:t>
      </w:r>
      <w:del w:id="173" w:author="Bourdelin, Sonia" w:date="2026-05-19T21:12:00Z" w16du:dateUtc="2026-05-19T19:12:00Z">
        <w:r w:rsidDel="00EA0759">
          <w:delText xml:space="preserve">He </w:delText>
        </w:r>
      </w:del>
      <w:ins w:id="174" w:author="Bourdelin, Sonia" w:date="2026-05-19T21:12:00Z" w16du:dateUtc="2026-05-19T19:12:00Z">
        <w:r w:rsidR="00EA0759">
          <w:t xml:space="preserve">The Retailer </w:t>
        </w:r>
      </w:ins>
      <w:r>
        <w:t>can manage the interface with the bank (Payment Provider), coordinates the payment and keeps coherent the purchase process during payment.</w:t>
      </w:r>
    </w:p>
    <w:p w14:paraId="1862EF15" w14:textId="3E52EB62" w:rsidR="005C410C" w:rsidRDefault="00CE3A5B">
      <w:pPr>
        <w:pStyle w:val="ListParagraph"/>
        <w:numPr>
          <w:ilvl w:val="1"/>
          <w:numId w:val="5"/>
        </w:numPr>
      </w:pPr>
      <w:r>
        <w:rPr>
          <w:b/>
        </w:rPr>
        <w:t xml:space="preserve">Distributor </w:t>
      </w:r>
      <w:r w:rsidRPr="00EA0759">
        <w:rPr>
          <w:bCs/>
          <w:rPrChange w:id="175" w:author="Bourdelin, Sonia" w:date="2026-05-19T21:10:00Z" w16du:dateUtc="2026-05-19T19:10:00Z">
            <w:rPr>
              <w:b/>
            </w:rPr>
          </w:rPrChange>
        </w:rPr>
        <w:t>(FARE PRODUCT DISTRIBUTOR ROLE (API provider)):</w:t>
      </w:r>
      <w:r>
        <w:t xml:space="preserve"> Provides or confirms the business data needed for payment</w:t>
      </w:r>
      <w:del w:id="176" w:author="Bourdelin, Sonia" w:date="2026-05-19T21:13:00Z" w16du:dateUtc="2026-05-19T19:13:00Z">
        <w:r w:rsidDel="00EA0759">
          <w:delText xml:space="preserve"> of the CUSTOMER PURCHASE PACKAGE(s)</w:delText>
        </w:r>
      </w:del>
      <w:r>
        <w:t xml:space="preserve">. The Distributor </w:t>
      </w:r>
      <w:del w:id="177" w:author="Bourdelin, Sonia" w:date="2026-05-20T09:07:00Z" w16du:dateUtc="2026-05-20T07:07:00Z">
        <w:r w:rsidDel="00D44EC3">
          <w:delText xml:space="preserve">confirms </w:delText>
        </w:r>
      </w:del>
      <w:ins w:id="178" w:author="Bourdelin, Sonia" w:date="2026-05-20T09:07:00Z" w16du:dateUtc="2026-05-20T07:07:00Z">
        <w:r w:rsidR="00D44EC3">
          <w:t>m</w:t>
        </w:r>
      </w:ins>
      <w:ins w:id="179" w:author="Bourdelin, Sonia" w:date="2026-05-20T09:08:00Z" w16du:dateUtc="2026-05-20T07:08:00Z">
        <w:r w:rsidR="00D44EC3">
          <w:t>ay confirm</w:t>
        </w:r>
      </w:ins>
      <w:ins w:id="180" w:author="Bourdelin, Sonia" w:date="2026-05-20T09:07:00Z" w16du:dateUtc="2026-05-20T07:07:00Z">
        <w:r w:rsidR="00D44EC3">
          <w:t xml:space="preserve"> </w:t>
        </w:r>
      </w:ins>
      <w:r>
        <w:t>payable amount</w:t>
      </w:r>
      <w:del w:id="181" w:author="Bourdelin, Sonia" w:date="2026-05-19T21:14:00Z" w16du:dateUtc="2026-05-19T19:14:00Z">
        <w:r w:rsidDel="00EA0759">
          <w:delText xml:space="preserve"> </w:delText>
        </w:r>
      </w:del>
      <w:del w:id="182" w:author="Bourdelin, Sonia" w:date="2026-05-19T21:13:00Z" w16du:dateUtc="2026-05-19T19:13:00Z">
        <w:r w:rsidDel="00EA0759">
          <w:delText xml:space="preserve">(based on PRICE(s) calculation) </w:delText>
        </w:r>
      </w:del>
      <w:del w:id="183" w:author="Bourdelin, Sonia" w:date="2026-05-19T21:14:00Z" w16du:dateUtc="2026-05-19T19:14:00Z">
        <w:r w:rsidDel="00EA0759">
          <w:delText>and</w:delText>
        </w:r>
      </w:del>
      <w:ins w:id="184" w:author="Bourdelin, Sonia" w:date="2026-05-19T21:14:00Z" w16du:dateUtc="2026-05-19T19:14:00Z">
        <w:r w:rsidR="00EA0759">
          <w:t>, charging timing</w:t>
        </w:r>
      </w:ins>
      <w:r>
        <w:t xml:space="preserve"> </w:t>
      </w:r>
      <w:ins w:id="185" w:author="Bourdelin, Sonia" w:date="2026-05-19T21:14:00Z" w16du:dateUtc="2026-05-19T19:14:00Z">
        <w:r w:rsidR="00EA0759">
          <w:t>(</w:t>
        </w:r>
      </w:ins>
      <w:r>
        <w:t>CHARGING MOMENT(s)</w:t>
      </w:r>
      <w:ins w:id="186" w:author="Bourdelin, Sonia" w:date="2026-05-19T21:14:00Z" w16du:dateUtc="2026-05-19T19:14:00Z">
        <w:r w:rsidR="00EA0759">
          <w:t>)</w:t>
        </w:r>
      </w:ins>
      <w:r>
        <w:t xml:space="preserve"> with time limit(s), </w:t>
      </w:r>
      <w:commentRangeStart w:id="187"/>
      <w:commentRangeStart w:id="188"/>
      <w:del w:id="189" w:author="Bourdelin, Sonia" w:date="2026-05-20T09:07:00Z" w16du:dateUtc="2026-05-20T07:07:00Z">
        <w:r w:rsidDel="00D44EC3">
          <w:delText xml:space="preserve">confirms </w:delText>
        </w:r>
      </w:del>
      <w:del w:id="190" w:author="Bourdelin, Sonia" w:date="2026-05-20T09:09:00Z" w16du:dateUtc="2026-05-20T07:09:00Z">
        <w:r w:rsidDel="00D44EC3">
          <w:delText xml:space="preserve">accepted </w:delText>
        </w:r>
      </w:del>
      <w:ins w:id="191" w:author="Bourdelin, Sonia" w:date="2026-05-19T21:14:00Z" w16du:dateUtc="2026-05-19T19:14:00Z">
        <w:r w:rsidR="00EA0759">
          <w:t>payment means (</w:t>
        </w:r>
      </w:ins>
      <w:r>
        <w:t>PAYMENT METHOD(s)</w:t>
      </w:r>
      <w:ins w:id="192" w:author="Bourdelin, Sonia" w:date="2026-05-19T21:14:00Z" w16du:dateUtc="2026-05-19T19:14:00Z">
        <w:r w:rsidR="00EA0759">
          <w:t>)</w:t>
        </w:r>
      </w:ins>
      <w:r>
        <w:t xml:space="preserve"> </w:t>
      </w:r>
      <w:commentRangeEnd w:id="187"/>
      <w:r w:rsidR="00EC7DF4">
        <w:rPr>
          <w:rStyle w:val="CommentReference"/>
          <w:sz w:val="24"/>
          <w:szCs w:val="24"/>
        </w:rPr>
        <w:commentReference w:id="187"/>
      </w:r>
      <w:commentRangeEnd w:id="188"/>
      <w:r>
        <w:rPr>
          <w:rStyle w:val="CommentReference"/>
          <w:sz w:val="24"/>
          <w:szCs w:val="24"/>
        </w:rPr>
        <w:commentReference w:id="188"/>
      </w:r>
      <w:r>
        <w:t xml:space="preserve">from a business point of </w:t>
      </w:r>
      <w:r w:rsidRPr="00D44EC3">
        <w:t xml:space="preserve">view </w:t>
      </w:r>
      <w:ins w:id="193" w:author="Bourdelin, Sonia" w:date="2026-05-20T09:09:00Z" w16du:dateUtc="2026-05-20T07:09:00Z">
        <w:r w:rsidR="00D44EC3" w:rsidRPr="00D44EC3">
          <w:t>(</w:t>
        </w:r>
      </w:ins>
      <w:ins w:id="194" w:author="Bourdelin, Sonia" w:date="2026-05-20T09:09:00Z">
        <w:r w:rsidR="00D44EC3" w:rsidRPr="00D44EC3">
          <w:rPr>
            <w:rPrChange w:id="195" w:author="Bourdelin, Sonia" w:date="2026-05-20T09:09:00Z" w16du:dateUtc="2026-05-20T07:09:00Z">
              <w:rPr>
                <w:b/>
                <w:bCs/>
              </w:rPr>
            </w:rPrChange>
          </w:rPr>
          <w:t>payment method restrictions may be provided when applicable</w:t>
        </w:r>
        <w:r w:rsidR="00D44EC3" w:rsidRPr="00D44EC3">
          <w:t>, but are not assumed mandatory in all cases</w:t>
        </w:r>
      </w:ins>
      <w:ins w:id="196" w:author="Bourdelin, Sonia" w:date="2026-05-20T09:09:00Z" w16du:dateUtc="2026-05-20T07:09:00Z">
        <w:r w:rsidR="00D44EC3">
          <w:t xml:space="preserve">). </w:t>
        </w:r>
      </w:ins>
      <w:del w:id="197" w:author="Bourdelin, Sonia" w:date="2026-05-20T09:09:00Z" w16du:dateUtc="2026-05-20T07:09:00Z">
        <w:r w:rsidDel="00D44EC3">
          <w:delText xml:space="preserve">and </w:delText>
        </w:r>
      </w:del>
      <w:ins w:id="198" w:author="Bourdelin, Sonia" w:date="2026-05-20T09:09:00Z" w16du:dateUtc="2026-05-20T07:09:00Z">
        <w:r w:rsidR="00D44EC3">
          <w:t xml:space="preserve">The Distributor </w:t>
        </w:r>
      </w:ins>
      <w:r>
        <w:t xml:space="preserve">confirms reservation, holding, ancillary or guarantee status (next use case). </w:t>
      </w:r>
      <w:del w:id="199" w:author="Bourdelin, Sonia" w:date="2026-05-19T21:15:00Z" w16du:dateUtc="2026-05-19T19:15:00Z">
        <w:r w:rsidDel="00603F8D">
          <w:delText xml:space="preserve">He </w:delText>
        </w:r>
      </w:del>
      <w:ins w:id="200" w:author="Bourdelin, Sonia" w:date="2026-05-19T21:15:00Z" w16du:dateUtc="2026-05-19T19:15:00Z">
        <w:r w:rsidR="00603F8D">
          <w:t>The Distributor</w:t>
        </w:r>
      </w:ins>
      <w:del w:id="201" w:author="Bourdelin, Sonia" w:date="2026-05-19T21:15:00Z" w16du:dateUtc="2026-05-19T19:15:00Z">
        <w:r w:rsidDel="00603F8D">
          <w:delText>-</w:delText>
        </w:r>
      </w:del>
      <w:r>
        <w:t xml:space="preserve"> indicates whether payment must be completed before final confirmation and applies business consequences of payment success, failure or expiry.</w:t>
      </w:r>
    </w:p>
    <w:p w14:paraId="31532C4B" w14:textId="77777777" w:rsidR="00603F8D" w:rsidRDefault="00603F8D" w:rsidP="00603F8D">
      <w:pPr>
        <w:pStyle w:val="ListParagraph"/>
        <w:numPr>
          <w:ilvl w:val="1"/>
          <w:numId w:val="5"/>
        </w:numPr>
        <w:rPr>
          <w:ins w:id="202" w:author="Bourdelin, Sonia" w:date="2026-05-19T21:15:00Z" w16du:dateUtc="2026-05-19T19:15:00Z"/>
        </w:rPr>
      </w:pPr>
      <w:ins w:id="203" w:author="Bourdelin, Sonia" w:date="2026-05-19T21:15:00Z" w16du:dateUtc="2026-05-19T19:15:00Z">
        <w:r>
          <w:rPr>
            <w:b/>
          </w:rPr>
          <w:t xml:space="preserve">Payment Service Provider </w:t>
        </w:r>
        <w:r w:rsidRPr="00603F8D">
          <w:rPr>
            <w:bCs/>
            <w:rPrChange w:id="204" w:author="Bourdelin, Sonia" w:date="2026-05-19T21:15:00Z" w16du:dateUtc="2026-05-19T19:15:00Z">
              <w:rPr>
                <w:b/>
              </w:rPr>
            </w:rPrChange>
          </w:rPr>
          <w:t>(PSP) (PAYMENT PROVIDER ROLE (API not managed by EUDIT project)):</w:t>
        </w:r>
        <w:r>
          <w:t xml:space="preserve"> Executes or supports the payment transaction. The PSP :</w:t>
        </w:r>
      </w:ins>
    </w:p>
    <w:p w14:paraId="5ED717CE" w14:textId="77777777" w:rsidR="00603F8D" w:rsidRDefault="00603F8D" w:rsidP="00603F8D">
      <w:pPr>
        <w:pStyle w:val="ListParagraph"/>
        <w:numPr>
          <w:ilvl w:val="2"/>
          <w:numId w:val="5"/>
        </w:numPr>
        <w:rPr>
          <w:ins w:id="205" w:author="Bourdelin, Sonia" w:date="2026-05-19T21:15:00Z" w16du:dateUtc="2026-05-19T19:15:00Z"/>
        </w:rPr>
      </w:pPr>
      <w:ins w:id="206" w:author="Bourdelin, Sonia" w:date="2026-05-19T21:15:00Z" w16du:dateUtc="2026-05-19T19:15:00Z">
        <w:r>
          <w:t>authorises, captures, rejects, secures, schedules or confirms payment;</w:t>
        </w:r>
      </w:ins>
    </w:p>
    <w:p w14:paraId="7CB91C83" w14:textId="77777777" w:rsidR="00603F8D" w:rsidRDefault="00603F8D" w:rsidP="00603F8D">
      <w:pPr>
        <w:pStyle w:val="ListParagraph"/>
        <w:numPr>
          <w:ilvl w:val="2"/>
          <w:numId w:val="5"/>
        </w:numPr>
        <w:rPr>
          <w:ins w:id="207" w:author="Bourdelin, Sonia" w:date="2026-05-19T21:15:00Z" w16du:dateUtc="2026-05-19T19:15:00Z"/>
        </w:rPr>
      </w:pPr>
      <w:ins w:id="208" w:author="Bourdelin, Sonia" w:date="2026-05-19T21:15:00Z" w16du:dateUtc="2026-05-19T19:15:00Z">
        <w:r>
          <w:t>may manage card payment, account debit, voucher, wallet, loyalty redemption, travel account debit or other payment instruments;</w:t>
        </w:r>
      </w:ins>
    </w:p>
    <w:p w14:paraId="6487D642" w14:textId="77777777" w:rsidR="00603F8D" w:rsidRDefault="00603F8D" w:rsidP="00603F8D">
      <w:pPr>
        <w:pStyle w:val="ListParagraph"/>
        <w:numPr>
          <w:ilvl w:val="2"/>
          <w:numId w:val="5"/>
        </w:numPr>
        <w:rPr>
          <w:ins w:id="209" w:author="Bourdelin, Sonia" w:date="2026-05-19T21:15:00Z" w16du:dateUtc="2026-05-19T19:15:00Z"/>
        </w:rPr>
      </w:pPr>
      <w:ins w:id="210" w:author="Bourdelin, Sonia" w:date="2026-05-19T21:15:00Z" w16du:dateUtc="2026-05-19T19:15:00Z">
        <w:r>
          <w:t>returns the payment transaction result to the responsible Retailer and/or Distributor.</w:t>
        </w:r>
      </w:ins>
    </w:p>
    <w:p w14:paraId="44EAFD9C" w14:textId="77777777" w:rsidR="005C410C" w:rsidRDefault="005C410C"/>
    <w:p w14:paraId="4B94D5A5" w14:textId="77777777" w:rsidR="005C410C" w:rsidRDefault="005C410C"/>
    <w:p w14:paraId="5BC77B61" w14:textId="34E6AAF2" w:rsidR="005C410C" w:rsidRPr="00603F8D" w:rsidRDefault="00CE3A5B">
      <w:pPr>
        <w:pStyle w:val="ListParagraph"/>
        <w:numPr>
          <w:ilvl w:val="0"/>
          <w:numId w:val="5"/>
        </w:numPr>
        <w:rPr>
          <w:strike/>
          <w:rPrChange w:id="211" w:author="Bourdelin, Sonia" w:date="2026-05-19T21:23:00Z" w16du:dateUtc="2026-05-19T19:23:00Z">
            <w:rPr/>
          </w:rPrChange>
        </w:rPr>
      </w:pPr>
      <w:del w:id="212" w:author="Bourdelin, Sonia" w:date="2026-05-19T21:16:00Z" w16du:dateUtc="2026-05-19T19:16:00Z">
        <w:r w:rsidRPr="00603F8D" w:rsidDel="00603F8D">
          <w:rPr>
            <w:b/>
            <w:strike/>
            <w:rPrChange w:id="213" w:author="Bourdelin, Sonia" w:date="2026-05-19T21:23:00Z" w16du:dateUtc="2026-05-19T19:23:00Z">
              <w:rPr>
                <w:b/>
              </w:rPr>
            </w:rPrChange>
          </w:rPr>
          <w:delText xml:space="preserve">Assumptions </w:delText>
        </w:r>
      </w:del>
      <w:r w:rsidRPr="00603F8D">
        <w:rPr>
          <w:b/>
          <w:strike/>
          <w:rPrChange w:id="214" w:author="Bourdelin, Sonia" w:date="2026-05-19T21:23:00Z" w16du:dateUtc="2026-05-19T19:23:00Z">
            <w:rPr>
              <w:b/>
            </w:rPr>
          </w:rPrChange>
        </w:rPr>
        <w:t>(context at start):</w:t>
      </w:r>
    </w:p>
    <w:p w14:paraId="2616D633" w14:textId="77777777" w:rsidR="005C410C" w:rsidRPr="00603F8D" w:rsidRDefault="00CE3A5B">
      <w:pPr>
        <w:pStyle w:val="ListParagraph"/>
        <w:numPr>
          <w:ilvl w:val="1"/>
          <w:numId w:val="5"/>
        </w:numPr>
        <w:rPr>
          <w:strike/>
          <w:rPrChange w:id="215" w:author="Bourdelin, Sonia" w:date="2026-05-19T21:23:00Z" w16du:dateUtc="2026-05-19T19:23:00Z">
            <w:rPr/>
          </w:rPrChange>
        </w:rPr>
      </w:pPr>
      <w:r w:rsidRPr="00603F8D">
        <w:rPr>
          <w:strike/>
          <w:rPrChange w:id="216" w:author="Bourdelin, Sonia" w:date="2026-05-19T21:23:00Z" w16du:dateUtc="2026-05-19T19:23:00Z">
            <w:rPr/>
          </w:rPrChange>
        </w:rPr>
        <w:t>The TRANSPORT CUSTOMER can provide the additional information required to pay for the selected offer(s).</w:t>
      </w:r>
    </w:p>
    <w:p w14:paraId="432B2851" w14:textId="437D0730" w:rsidR="005C410C" w:rsidDel="00603F8D" w:rsidRDefault="00CE3A5B">
      <w:pPr>
        <w:pStyle w:val="ListParagraph"/>
        <w:numPr>
          <w:ilvl w:val="1"/>
          <w:numId w:val="5"/>
        </w:numPr>
        <w:rPr>
          <w:del w:id="217" w:author="Bourdelin, Sonia" w:date="2026-05-19T21:25:00Z" w16du:dateUtc="2026-05-19T19:25:00Z"/>
        </w:rPr>
      </w:pPr>
      <w:del w:id="218" w:author="Bourdelin, Sonia" w:date="2026-05-19T21:25:00Z" w16du:dateUtc="2026-05-19T19:25:00Z">
        <w:r w:rsidDel="00603F8D">
          <w:delText>The PAYMENT PROVIDER ROLE may be performed, for each CUSTOMER PURCHASE PACKAGE, by:</w:delText>
        </w:r>
      </w:del>
    </w:p>
    <w:p w14:paraId="58282E4B" w14:textId="6CC1D135" w:rsidR="005C410C" w:rsidDel="00603F8D" w:rsidRDefault="00CE3A5B">
      <w:pPr>
        <w:pStyle w:val="ListParagraph"/>
        <w:numPr>
          <w:ilvl w:val="2"/>
          <w:numId w:val="5"/>
        </w:numPr>
        <w:rPr>
          <w:del w:id="219" w:author="Bourdelin, Sonia" w:date="2026-05-19T21:25:00Z" w16du:dateUtc="2026-05-19T19:25:00Z"/>
        </w:rPr>
      </w:pPr>
      <w:del w:id="220" w:author="Bourdelin, Sonia" w:date="2026-05-19T21:25:00Z" w16du:dateUtc="2026-05-19T19:25:00Z">
        <w:r w:rsidDel="00603F8D">
          <w:delText>the Retailer or the Distributor;</w:delText>
        </w:r>
      </w:del>
    </w:p>
    <w:p w14:paraId="4F7BBEC1" w14:textId="7639946C" w:rsidR="005C410C" w:rsidDel="00603F8D" w:rsidRDefault="00CE3A5B">
      <w:pPr>
        <w:pStyle w:val="ListParagraph"/>
        <w:numPr>
          <w:ilvl w:val="2"/>
          <w:numId w:val="5"/>
        </w:numPr>
        <w:rPr>
          <w:del w:id="221" w:author="Bourdelin, Sonia" w:date="2026-05-19T21:25:00Z" w16du:dateUtc="2026-05-19T19:25:00Z"/>
        </w:rPr>
      </w:pPr>
      <w:del w:id="222" w:author="Bourdelin, Sonia" w:date="2026-05-19T21:25:00Z" w16du:dateUtc="2026-05-19T19:25:00Z">
        <w:r w:rsidDel="1B5CD5DA">
          <w:delText xml:space="preserve">a third-party PSP (can be a bank, a travel </w:delText>
        </w:r>
        <w:commentRangeStart w:id="223"/>
        <w:r w:rsidDel="1B5CD5DA">
          <w:delText>account</w:delText>
        </w:r>
      </w:del>
      <w:commentRangeEnd w:id="223"/>
      <w:r>
        <w:rPr>
          <w:rStyle w:val="CommentReference"/>
          <w:sz w:val="24"/>
          <w:szCs w:val="24"/>
        </w:rPr>
        <w:commentReference w:id="223"/>
      </w:r>
      <w:del w:id="224" w:author="Bourdelin, Sonia" w:date="2026-05-19T21:25:00Z" w16du:dateUtc="2026-05-19T19:25:00Z">
        <w:r w:rsidDel="1B5CD5DA">
          <w:delText xml:space="preserve"> provider, a voucher provider, a loyalty provider,...)</w:delText>
        </w:r>
      </w:del>
    </w:p>
    <w:p w14:paraId="2E7CE45D" w14:textId="77777777" w:rsidR="005C410C" w:rsidRDefault="00CE3A5B">
      <w:pPr>
        <w:pStyle w:val="ListParagraph"/>
        <w:numPr>
          <w:ilvl w:val="2"/>
          <w:numId w:val="5"/>
        </w:numPr>
      </w:pPr>
      <w:r>
        <w:t>or another delegated payment system.</w:t>
      </w:r>
    </w:p>
    <w:p w14:paraId="16B3BBF9" w14:textId="77777777" w:rsidR="005C410C" w:rsidRPr="00603F8D" w:rsidRDefault="00CE3A5B">
      <w:pPr>
        <w:pStyle w:val="ListParagraph"/>
        <w:numPr>
          <w:ilvl w:val="1"/>
          <w:numId w:val="5"/>
        </w:numPr>
        <w:rPr>
          <w:strike/>
          <w:rPrChange w:id="225" w:author="Bourdelin, Sonia" w:date="2026-05-19T21:24:00Z" w16du:dateUtc="2026-05-19T19:24:00Z">
            <w:rPr/>
          </w:rPrChange>
        </w:rPr>
      </w:pPr>
      <w:r w:rsidRPr="00603F8D">
        <w:rPr>
          <w:strike/>
          <w:rPrChange w:id="226" w:author="Bourdelin, Sonia" w:date="2026-05-19T21:24:00Z" w16du:dateUtc="2026-05-19T19:24:00Z">
            <w:rPr/>
          </w:rPrChange>
        </w:rPr>
        <w:t>The interfaces with the banks and the Payment Service Provider equipment(s) are available.</w:t>
      </w:r>
    </w:p>
    <w:p w14:paraId="4EF82A96" w14:textId="4C2FF818" w:rsidR="005C410C" w:rsidRPr="00603F8D" w:rsidDel="00603F8D" w:rsidRDefault="00CE3A5B">
      <w:pPr>
        <w:pStyle w:val="ListParagraph"/>
        <w:numPr>
          <w:ilvl w:val="1"/>
          <w:numId w:val="5"/>
        </w:numPr>
        <w:rPr>
          <w:del w:id="227" w:author="Bourdelin, Sonia" w:date="2026-05-19T21:21:00Z" w16du:dateUtc="2026-05-19T19:21:00Z"/>
          <w:strike/>
          <w:rPrChange w:id="228" w:author="Bourdelin, Sonia" w:date="2026-05-19T21:22:00Z" w16du:dateUtc="2026-05-19T19:22:00Z">
            <w:rPr>
              <w:del w:id="229" w:author="Bourdelin, Sonia" w:date="2026-05-19T21:21:00Z" w16du:dateUtc="2026-05-19T19:21:00Z"/>
            </w:rPr>
          </w:rPrChange>
        </w:rPr>
      </w:pPr>
      <w:r w:rsidRPr="00603F8D">
        <w:rPr>
          <w:strike/>
          <w:rPrChange w:id="230" w:author="Bourdelin, Sonia" w:date="2026-05-19T21:22:00Z" w16du:dateUtc="2026-05-19T19:22:00Z">
            <w:rPr/>
          </w:rPrChange>
        </w:rPr>
        <w:t xml:space="preserve">Depending on the implementation, </w:t>
      </w:r>
      <w:del w:id="231" w:author="Bourdelin, Sonia" w:date="2026-05-19T21:21:00Z" w16du:dateUtc="2026-05-19T19:21:00Z">
        <w:r w:rsidRPr="00603F8D" w:rsidDel="00603F8D">
          <w:rPr>
            <w:strike/>
            <w:rPrChange w:id="232" w:author="Bourdelin, Sonia" w:date="2026-05-19T21:22:00Z" w16du:dateUtc="2026-05-19T19:22:00Z">
              <w:rPr/>
            </w:rPrChange>
          </w:rPr>
          <w:delText>each payment operation may be executed:</w:delText>
        </w:r>
      </w:del>
    </w:p>
    <w:p w14:paraId="01179F43" w14:textId="25843938" w:rsidR="005C410C" w:rsidDel="00603F8D" w:rsidRDefault="00CE3A5B">
      <w:pPr>
        <w:pStyle w:val="ListParagraph"/>
        <w:numPr>
          <w:ilvl w:val="1"/>
          <w:numId w:val="5"/>
        </w:numPr>
        <w:rPr>
          <w:del w:id="233" w:author="Bourdelin, Sonia" w:date="2026-05-19T21:21:00Z" w16du:dateUtc="2026-05-19T19:21:00Z"/>
        </w:rPr>
        <w:pPrChange w:id="234" w:author="Bourdelin, Sonia" w:date="2026-05-19T21:21:00Z" w16du:dateUtc="2026-05-19T19:21:00Z">
          <w:pPr>
            <w:pStyle w:val="ListParagraph"/>
            <w:numPr>
              <w:ilvl w:val="2"/>
              <w:numId w:val="5"/>
            </w:numPr>
            <w:ind w:left="2160" w:hanging="360"/>
          </w:pPr>
        </w:pPrChange>
      </w:pPr>
      <w:del w:id="235" w:author="Bourdelin, Sonia" w:date="2026-05-19T21:21:00Z" w16du:dateUtc="2026-05-19T19:21:00Z">
        <w:r w:rsidDel="00603F8D">
          <w:delText>only in a retailer side;</w:delText>
        </w:r>
      </w:del>
    </w:p>
    <w:p w14:paraId="0D7781A6" w14:textId="2D2E0593" w:rsidR="005C410C" w:rsidDel="00603F8D" w:rsidRDefault="00CE3A5B">
      <w:pPr>
        <w:pStyle w:val="ListParagraph"/>
        <w:numPr>
          <w:ilvl w:val="1"/>
          <w:numId w:val="5"/>
        </w:numPr>
        <w:rPr>
          <w:del w:id="236" w:author="Bourdelin, Sonia" w:date="2026-05-19T21:21:00Z" w16du:dateUtc="2026-05-19T19:21:00Z"/>
        </w:rPr>
        <w:pPrChange w:id="237" w:author="Bourdelin, Sonia" w:date="2026-05-19T21:21:00Z" w16du:dateUtc="2026-05-19T19:21:00Z">
          <w:pPr>
            <w:pStyle w:val="ListParagraph"/>
            <w:numPr>
              <w:ilvl w:val="2"/>
              <w:numId w:val="5"/>
            </w:numPr>
            <w:ind w:left="2160" w:hanging="360"/>
          </w:pPr>
        </w:pPrChange>
      </w:pPr>
      <w:del w:id="238" w:author="Bourdelin, Sonia" w:date="2026-05-19T21:21:00Z" w16du:dateUtc="2026-05-19T19:21:00Z">
        <w:r w:rsidDel="00603F8D">
          <w:delText>only in a distributor side; or</w:delText>
        </w:r>
      </w:del>
    </w:p>
    <w:p w14:paraId="211FB0BD" w14:textId="500F3C4F" w:rsidR="005C410C" w:rsidDel="00603F8D" w:rsidRDefault="00CE3A5B">
      <w:pPr>
        <w:pStyle w:val="ListParagraph"/>
        <w:numPr>
          <w:ilvl w:val="1"/>
          <w:numId w:val="5"/>
        </w:numPr>
        <w:rPr>
          <w:del w:id="239" w:author="Bourdelin, Sonia" w:date="2026-05-19T21:21:00Z" w16du:dateUtc="2026-05-19T19:21:00Z"/>
        </w:rPr>
        <w:pPrChange w:id="240" w:author="Bourdelin, Sonia" w:date="2026-05-19T21:21:00Z" w16du:dateUtc="2026-05-19T19:21:00Z">
          <w:pPr>
            <w:pStyle w:val="ListParagraph"/>
            <w:numPr>
              <w:ilvl w:val="2"/>
              <w:numId w:val="5"/>
            </w:numPr>
            <w:ind w:left="2160" w:hanging="360"/>
          </w:pPr>
        </w:pPrChange>
      </w:pPr>
      <w:del w:id="241" w:author="Bourdelin, Sonia" w:date="2026-05-19T21:21:00Z" w16du:dateUtc="2026-05-19T19:21:00Z">
        <w:r w:rsidDel="00603F8D">
          <w:delText>in a third-party system.</w:delText>
        </w:r>
      </w:del>
    </w:p>
    <w:p w14:paraId="09E261EB" w14:textId="5F3E06A2" w:rsidR="005C410C" w:rsidDel="00603F8D" w:rsidRDefault="00CE3A5B">
      <w:pPr>
        <w:pStyle w:val="ListParagraph"/>
        <w:numPr>
          <w:ilvl w:val="1"/>
          <w:numId w:val="5"/>
        </w:numPr>
        <w:rPr>
          <w:del w:id="242" w:author="Bourdelin, Sonia" w:date="2026-05-19T21:21:00Z" w16du:dateUtc="2026-05-19T19:21:00Z"/>
        </w:rPr>
      </w:pPr>
      <w:del w:id="243" w:author="Bourdelin, Sonia" w:date="2026-05-19T21:21:00Z" w16du:dateUtc="2026-05-19T19:21:00Z">
        <w:r w:rsidDel="00603F8D">
          <w:delText>The use case is PSP implementation-neutral and therefore specifies the required business entries and results, not the internal technical bank exchange.</w:delText>
        </w:r>
      </w:del>
    </w:p>
    <w:p w14:paraId="3DEEC669" w14:textId="77777777" w:rsidR="005C410C" w:rsidRDefault="005C410C">
      <w:pPr>
        <w:pStyle w:val="ListParagraph"/>
        <w:numPr>
          <w:ilvl w:val="1"/>
          <w:numId w:val="5"/>
        </w:numPr>
        <w:pPrChange w:id="244" w:author="Bourdelin, Sonia" w:date="2026-05-19T21:21:00Z" w16du:dateUtc="2026-05-19T19:21:00Z">
          <w:pPr/>
        </w:pPrChange>
      </w:pPr>
    </w:p>
    <w:p w14:paraId="3656B9AB" w14:textId="77777777" w:rsidR="005C410C" w:rsidRDefault="005C410C">
      <w:pPr>
        <w:pBdr>
          <w:bottom w:val="single" w:sz="6" w:space="1" w:color="auto"/>
        </w:pBdr>
      </w:pPr>
    </w:p>
    <w:p w14:paraId="45FB0818" w14:textId="77777777" w:rsidR="005C410C" w:rsidRDefault="005C410C"/>
    <w:p w14:paraId="23DAC8B4" w14:textId="77777777" w:rsidR="005C410C" w:rsidRDefault="00CE3A5B">
      <w:pPr>
        <w:pStyle w:val="Heading2"/>
      </w:pPr>
      <w:r>
        <w:t>Preconditions &amp; Postconditions</w:t>
      </w:r>
    </w:p>
    <w:p w14:paraId="049F31CB" w14:textId="77777777" w:rsidR="005C410C" w:rsidRDefault="005C410C"/>
    <w:p w14:paraId="0A17FF12" w14:textId="0C005CF9" w:rsidR="005C410C" w:rsidRDefault="00603F8D">
      <w:pPr>
        <w:pStyle w:val="ListParagraph"/>
        <w:numPr>
          <w:ilvl w:val="0"/>
          <w:numId w:val="5"/>
        </w:numPr>
      </w:pPr>
      <w:ins w:id="245" w:author="Bourdelin, Sonia" w:date="2026-05-19T21:16:00Z" w16du:dateUtc="2026-05-19T19:16:00Z">
        <w:r>
          <w:rPr>
            <w:b/>
          </w:rPr>
          <w:t xml:space="preserve">Assumptions and </w:t>
        </w:r>
      </w:ins>
      <w:commentRangeStart w:id="246"/>
      <w:commentRangeStart w:id="247"/>
      <w:r w:rsidR="00CE3A5B">
        <w:rPr>
          <w:b/>
        </w:rPr>
        <w:t>Preconditions (must be true before start)</w:t>
      </w:r>
      <w:commentRangeEnd w:id="246"/>
      <w:r w:rsidR="009B79D2">
        <w:rPr>
          <w:rStyle w:val="CommentReference"/>
          <w:b/>
          <w:sz w:val="24"/>
          <w:szCs w:val="24"/>
        </w:rPr>
        <w:commentReference w:id="246"/>
      </w:r>
      <w:commentRangeEnd w:id="247"/>
      <w:r>
        <w:rPr>
          <w:rStyle w:val="CommentReference"/>
          <w:b/>
          <w:sz w:val="24"/>
          <w:szCs w:val="24"/>
        </w:rPr>
        <w:commentReference w:id="247"/>
      </w:r>
      <w:r w:rsidR="00CE3A5B">
        <w:rPr>
          <w:b/>
        </w:rPr>
        <w:t>:</w:t>
      </w:r>
    </w:p>
    <w:p w14:paraId="135E063C" w14:textId="5D2CCD31" w:rsidR="005C410C" w:rsidRDefault="00CE3A5B">
      <w:pPr>
        <w:pStyle w:val="ListParagraph"/>
        <w:numPr>
          <w:ilvl w:val="1"/>
          <w:numId w:val="5"/>
        </w:numPr>
      </w:pPr>
      <w:r>
        <w:t xml:space="preserve">The </w:t>
      </w:r>
      <w:del w:id="248" w:author="Bourdelin, Sonia" w:date="2026-05-19T21:17:00Z" w16du:dateUtc="2026-05-19T19:17:00Z">
        <w:r w:rsidDel="00603F8D">
          <w:delText>TRANSPORT CUSTOMER</w:delText>
        </w:r>
      </w:del>
      <w:ins w:id="249" w:author="Bourdelin, Sonia" w:date="2026-05-19T21:17:00Z" w16du:dateUtc="2026-05-19T19:17:00Z">
        <w:r w:rsidR="00603F8D">
          <w:t>Buyer</w:t>
        </w:r>
      </w:ins>
      <w:r>
        <w:t xml:space="preserve"> has already </w:t>
      </w:r>
      <w:ins w:id="250" w:author="Bourdelin, Sonia" w:date="2026-05-19T21:18:00Z">
        <w:r w:rsidR="00603F8D" w:rsidRPr="00603F8D">
          <w:t xml:space="preserve">one or more selected offers ready to be paid, represented in the logical basket </w:t>
        </w:r>
        <w:r w:rsidR="00603F8D" w:rsidRPr="00603F8D">
          <w:rPr>
            <w:rPrChange w:id="251" w:author="Bourdelin, Sonia" w:date="2026-05-19T21:18:00Z" w16du:dateUtc="2026-05-19T19:18:00Z">
              <w:rPr>
                <w:i/>
                <w:iCs/>
              </w:rPr>
            </w:rPrChange>
          </w:rPr>
          <w:t>(TRAVEL BASKET, TRAVEL BASKET ELEMENT, CUSTOMER PURCHASE PACKAGE)</w:t>
        </w:r>
      </w:ins>
      <w:del w:id="252" w:author="Bourdelin, Sonia" w:date="2026-05-19T21:18:00Z" w16du:dateUtc="2026-05-19T19:18:00Z">
        <w:r w:rsidRPr="00603F8D" w:rsidDel="00603F8D">
          <w:delText>completed one or more CUSTOMER PURCHASE PACKAGE(s) in the previous use case. They are ready for payment</w:delText>
        </w:r>
      </w:del>
      <w:r w:rsidRPr="00603F8D">
        <w:t>.</w:t>
      </w:r>
    </w:p>
    <w:p w14:paraId="348D7D1E" w14:textId="6058585F" w:rsidR="005C410C" w:rsidRDefault="00CE3A5B">
      <w:pPr>
        <w:pStyle w:val="ListParagraph"/>
        <w:numPr>
          <w:ilvl w:val="1"/>
          <w:numId w:val="5"/>
        </w:numPr>
      </w:pPr>
      <w:del w:id="253" w:author="Bourdelin, Sonia" w:date="2026-05-19T21:22:00Z" w16du:dateUtc="2026-05-19T19:22:00Z">
        <w:r w:rsidDel="00603F8D">
          <w:delText>The relevant payment processing system(s) of each TRAVEL BASKET ELEMENT are identified and can be accessed.</w:delText>
        </w:r>
      </w:del>
      <w:ins w:id="254" w:author="Bourdelin, Sonia" w:date="2026-05-19T21:22:00Z">
        <w:r w:rsidR="00603F8D" w:rsidRPr="00603F8D">
          <w:t>The Retailer can access the relevant Distributor(s) for payable confirmation and can access the relevant PSP(s) for payment execution.</w:t>
        </w:r>
      </w:ins>
    </w:p>
    <w:p w14:paraId="768F1996" w14:textId="77777777" w:rsidR="005C410C" w:rsidRDefault="00CE3A5B">
      <w:pPr>
        <w:pStyle w:val="ListParagraph"/>
        <w:numPr>
          <w:ilvl w:val="1"/>
          <w:numId w:val="5"/>
        </w:numPr>
      </w:pPr>
      <w:r>
        <w:t>The Distributor’s selling system and related pricing rules (with time limits) with dependency information are available (online service or accessible dataset).</w:t>
      </w:r>
    </w:p>
    <w:p w14:paraId="4D6CE61C" w14:textId="41D22A5E" w:rsidR="005C410C" w:rsidRPr="00CE22A2" w:rsidRDefault="6C4F44F4">
      <w:pPr>
        <w:pStyle w:val="ListParagraph"/>
        <w:numPr>
          <w:ilvl w:val="1"/>
          <w:numId w:val="5"/>
        </w:numPr>
        <w:rPr>
          <w:ins w:id="255" w:author="Bourdelin, Sonia" w:date="2026-05-19T21:27:00Z" w16du:dateUtc="2026-05-19T19:27:00Z"/>
          <w:strike/>
          <w:rPrChange w:id="256" w:author="Bourdelin, Sonia" w:date="2026-05-19T21:27:00Z" w16du:dateUtc="2026-05-19T19:27:00Z">
            <w:rPr>
              <w:ins w:id="257" w:author="Bourdelin, Sonia" w:date="2026-05-19T21:27:00Z" w16du:dateUtc="2026-05-19T19:27:00Z"/>
            </w:rPr>
          </w:rPrChange>
        </w:rPr>
      </w:pPr>
      <w:commentRangeStart w:id="258"/>
      <w:commentRangeStart w:id="259"/>
      <w:r w:rsidRPr="00CE22A2">
        <w:rPr>
          <w:strike/>
          <w:rPrChange w:id="260" w:author="Bourdelin, Sonia" w:date="2026-05-19T21:27:00Z" w16du:dateUtc="2026-05-19T19:27:00Z">
            <w:rPr/>
          </w:rPrChange>
        </w:rPr>
        <w:t xml:space="preserve">The </w:t>
      </w:r>
      <w:del w:id="261" w:author="Bourdelin, Sonia" w:date="2026-05-19T21:23:00Z" w16du:dateUtc="2026-05-19T19:23:00Z">
        <w:r w:rsidRPr="00CE22A2" w:rsidDel="00603F8D">
          <w:rPr>
            <w:strike/>
            <w:rPrChange w:id="262" w:author="Bourdelin, Sonia" w:date="2026-05-19T21:27:00Z" w16du:dateUtc="2026-05-19T19:27:00Z">
              <w:rPr/>
            </w:rPrChange>
          </w:rPr>
          <w:delText>TRANSPORT CUSTOMER</w:delText>
        </w:r>
      </w:del>
      <w:ins w:id="263" w:author="Bourdelin, Sonia" w:date="2026-05-19T21:23:00Z" w16du:dateUtc="2026-05-19T19:23:00Z">
        <w:r w:rsidR="00603F8D" w:rsidRPr="00CE22A2">
          <w:rPr>
            <w:strike/>
            <w:rPrChange w:id="264" w:author="Bourdelin, Sonia" w:date="2026-05-19T21:27:00Z" w16du:dateUtc="2026-05-19T19:27:00Z">
              <w:rPr/>
            </w:rPrChange>
          </w:rPr>
          <w:t>Buyer</w:t>
        </w:r>
      </w:ins>
      <w:r w:rsidRPr="00CE22A2">
        <w:rPr>
          <w:strike/>
          <w:rPrChange w:id="265" w:author="Bourdelin, Sonia" w:date="2026-05-19T21:27:00Z" w16du:dateUtc="2026-05-19T19:27:00Z">
            <w:rPr/>
          </w:rPrChange>
        </w:rPr>
        <w:t xml:space="preserve"> context needed to continue the purchase is available or can be entered, including traveller data, rights, options, delivery data, invoicing data or VAT context where required.</w:t>
      </w:r>
      <w:commentRangeEnd w:id="258"/>
      <w:r w:rsidRPr="00CE22A2">
        <w:rPr>
          <w:rStyle w:val="CommentReference"/>
          <w:strike/>
          <w:sz w:val="24"/>
          <w:szCs w:val="24"/>
          <w:rPrChange w:id="266" w:author="Bourdelin, Sonia" w:date="2026-05-19T21:27:00Z" w16du:dateUtc="2026-05-19T19:27:00Z">
            <w:rPr>
              <w:rStyle w:val="CommentReference"/>
              <w:sz w:val="24"/>
              <w:szCs w:val="24"/>
            </w:rPr>
          </w:rPrChange>
        </w:rPr>
        <w:commentReference w:id="258"/>
      </w:r>
      <w:commentRangeEnd w:id="259"/>
      <w:r w:rsidRPr="00CE22A2">
        <w:rPr>
          <w:rStyle w:val="CommentReference"/>
          <w:strike/>
          <w:sz w:val="24"/>
          <w:szCs w:val="24"/>
          <w:rPrChange w:id="267" w:author="Bourdelin, Sonia" w:date="2026-05-19T21:27:00Z" w16du:dateUtc="2026-05-19T19:27:00Z">
            <w:rPr>
              <w:rStyle w:val="CommentReference"/>
              <w:sz w:val="24"/>
              <w:szCs w:val="24"/>
            </w:rPr>
          </w:rPrChange>
        </w:rPr>
        <w:commentReference w:id="259"/>
      </w:r>
    </w:p>
    <w:p w14:paraId="35C0B4DC" w14:textId="7A3C0086" w:rsidR="00CE22A2" w:rsidRDefault="00CE22A2">
      <w:pPr>
        <w:pStyle w:val="ListParagraph"/>
        <w:numPr>
          <w:ilvl w:val="1"/>
          <w:numId w:val="5"/>
        </w:numPr>
      </w:pPr>
      <w:ins w:id="268" w:author="Bourdelin, Sonia" w:date="2026-05-19T21:27:00Z">
        <w:r w:rsidRPr="00CE22A2">
          <w:t>Any additional Retailer-provided payable items (e.g. platform fees, delivery fees, optional services such as extended conditions/insurance when applicable) are disclosed to the Buyer and included in the payable summary if purchased.</w:t>
        </w:r>
      </w:ins>
    </w:p>
    <w:p w14:paraId="221C206C" w14:textId="24A478F4" w:rsidR="005C410C" w:rsidRDefault="00CE3A5B">
      <w:pPr>
        <w:pStyle w:val="ListParagraph"/>
        <w:numPr>
          <w:ilvl w:val="1"/>
          <w:numId w:val="5"/>
        </w:numPr>
      </w:pPr>
      <w:r>
        <w:t xml:space="preserve">Refunds, compensation, voucher issuance after refund and other after-sales processes are out of scope of present </w:t>
      </w:r>
      <w:del w:id="269" w:author="Bourdelin, Sonia" w:date="2026-05-19T21:19:00Z" w16du:dateUtc="2026-05-19T19:19:00Z">
        <w:r w:rsidDel="00603F8D">
          <w:delText xml:space="preserve">BUC </w:delText>
        </w:r>
      </w:del>
      <w:ins w:id="270" w:author="Bourdelin, Sonia" w:date="2026-05-19T21:19:00Z" w16du:dateUtc="2026-05-19T19:19:00Z">
        <w:r w:rsidR="00603F8D">
          <w:t xml:space="preserve">use case </w:t>
        </w:r>
      </w:ins>
      <w:r>
        <w:t xml:space="preserve">and are handled in </w:t>
      </w:r>
      <w:del w:id="271" w:author="Bourdelin, Sonia" w:date="2026-05-19T21:19:00Z" w16du:dateUtc="2026-05-19T19:19:00Z">
        <w:r w:rsidDel="00603F8D">
          <w:delText xml:space="preserve">use cases </w:delText>
        </w:r>
      </w:del>
      <w:ins w:id="272" w:author="Bourdelin, Sonia" w:date="2026-05-19T21:19:00Z" w16du:dateUtc="2026-05-19T19:19:00Z">
        <w:r w:rsidR="00603F8D">
          <w:t>BUC-</w:t>
        </w:r>
      </w:ins>
      <w:r>
        <w:rPr>
          <w:b/>
        </w:rPr>
        <w:t>F</w:t>
      </w:r>
      <w:r>
        <w:t xml:space="preserve"> and </w:t>
      </w:r>
      <w:ins w:id="273" w:author="Bourdelin, Sonia" w:date="2026-05-19T21:19:00Z" w16du:dateUtc="2026-05-19T19:19:00Z">
        <w:r w:rsidR="00603F8D">
          <w:t>BUC-</w:t>
        </w:r>
      </w:ins>
      <w:r>
        <w:rPr>
          <w:b/>
        </w:rPr>
        <w:t>J</w:t>
      </w:r>
      <w:r>
        <w:t xml:space="preserve"> dedicated to after-sales. But they </w:t>
      </w:r>
      <w:del w:id="274" w:author="Bourdelin, Sonia" w:date="2026-05-19T21:20:00Z" w16du:dateUtc="2026-05-19T19:20:00Z">
        <w:r w:rsidDel="00603F8D">
          <w:delText>refers</w:delText>
        </w:r>
      </w:del>
      <w:ins w:id="275" w:author="Bourdelin, Sonia" w:date="2026-05-19T21:20:00Z" w16du:dateUtc="2026-05-19T19:20:00Z">
        <w:r w:rsidR="00603F8D">
          <w:t>refer</w:t>
        </w:r>
      </w:ins>
      <w:r>
        <w:t xml:space="preserve"> to the same PSP interactions and APIs.</w:t>
      </w:r>
    </w:p>
    <w:p w14:paraId="19FFF0AB" w14:textId="1A5E7644" w:rsidR="00603F8D" w:rsidRDefault="00603F8D" w:rsidP="00603F8D">
      <w:pPr>
        <w:pStyle w:val="ListParagraph"/>
        <w:numPr>
          <w:ilvl w:val="1"/>
          <w:numId w:val="5"/>
        </w:numPr>
        <w:rPr>
          <w:ins w:id="276" w:author="Bourdelin, Sonia" w:date="2026-05-19T21:25:00Z" w16du:dateUtc="2026-05-19T19:25:00Z"/>
        </w:rPr>
      </w:pPr>
      <w:ins w:id="277" w:author="Bourdelin, Sonia" w:date="2026-05-19T21:25:00Z" w16du:dateUtc="2026-05-19T19:25:00Z">
        <w:r>
          <w:t xml:space="preserve">The PAYMENT PROVIDER ROLE may be performed, for each </w:t>
        </w:r>
        <w:del w:id="278" w:author="Bourdelin, Sonia" w:date="2026-05-19T21:25:00Z" w16du:dateUtc="2026-05-19T19:25:00Z">
          <w:r w:rsidDel="00CE22A2">
            <w:delText>CUSTOMER PURCHASE PACKAGE</w:delText>
          </w:r>
        </w:del>
        <w:r w:rsidR="00CE22A2">
          <w:t>payment</w:t>
        </w:r>
        <w:r>
          <w:t>, by:</w:t>
        </w:r>
      </w:ins>
    </w:p>
    <w:p w14:paraId="0AC0864C" w14:textId="77777777" w:rsidR="00603F8D" w:rsidRDefault="00603F8D" w:rsidP="00603F8D">
      <w:pPr>
        <w:pStyle w:val="ListParagraph"/>
        <w:numPr>
          <w:ilvl w:val="2"/>
          <w:numId w:val="5"/>
        </w:numPr>
        <w:rPr>
          <w:ins w:id="279" w:author="Bourdelin, Sonia" w:date="2026-05-19T21:25:00Z" w16du:dateUtc="2026-05-19T19:25:00Z"/>
        </w:rPr>
      </w:pPr>
      <w:ins w:id="280" w:author="Bourdelin, Sonia" w:date="2026-05-19T21:25:00Z" w16du:dateUtc="2026-05-19T19:25:00Z">
        <w:r>
          <w:t>the Retailer or the Distributor;</w:t>
        </w:r>
      </w:ins>
    </w:p>
    <w:p w14:paraId="16ECD19A" w14:textId="77777777" w:rsidR="00603F8D" w:rsidRDefault="00603F8D" w:rsidP="00603F8D">
      <w:pPr>
        <w:pStyle w:val="ListParagraph"/>
        <w:numPr>
          <w:ilvl w:val="2"/>
          <w:numId w:val="5"/>
        </w:numPr>
        <w:rPr>
          <w:ins w:id="281" w:author="Bourdelin, Sonia" w:date="2026-05-19T21:25:00Z" w16du:dateUtc="2026-05-19T19:25:00Z"/>
        </w:rPr>
      </w:pPr>
      <w:ins w:id="282" w:author="Bourdelin, Sonia" w:date="2026-05-19T21:25:00Z" w16du:dateUtc="2026-05-19T19:25:00Z">
        <w:r>
          <w:t>a third-party PSP (can be a bank, a travel account provider, a voucher provider, a loyalty provider,...)</w:t>
        </w:r>
      </w:ins>
    </w:p>
    <w:p w14:paraId="09746C07" w14:textId="5685FA3D" w:rsidR="00603F8D" w:rsidRDefault="00603F8D">
      <w:pPr>
        <w:pStyle w:val="ListParagraph"/>
        <w:numPr>
          <w:ilvl w:val="1"/>
          <w:numId w:val="5"/>
        </w:numPr>
        <w:rPr>
          <w:ins w:id="283" w:author="Bourdelin, Sonia" w:date="2026-05-19T21:21:00Z" w16du:dateUtc="2026-05-19T19:21:00Z"/>
        </w:rPr>
        <w:pPrChange w:id="284" w:author="Bourdelin, Sonia" w:date="2026-05-19T21:21:00Z" w16du:dateUtc="2026-05-19T19:21:00Z">
          <w:pPr>
            <w:pStyle w:val="ListParagraph"/>
            <w:numPr>
              <w:ilvl w:val="2"/>
              <w:numId w:val="5"/>
            </w:numPr>
            <w:ind w:left="2160" w:hanging="360"/>
          </w:pPr>
        </w:pPrChange>
      </w:pPr>
      <w:ins w:id="285" w:author="Bourdelin, Sonia" w:date="2026-05-19T21:21:00Z" w16du:dateUtc="2026-05-19T19:21:00Z">
        <w:r>
          <w:t>The use case is PSP implementation-neutral and therefore specifies the required business entries and results, not the internal technical bank exchange.</w:t>
        </w:r>
        <w:r w:rsidRPr="00603F8D">
          <w:t xml:space="preserve"> </w:t>
        </w:r>
        <w:r>
          <w:t>Each payment operation may be executed only in a retailer side; only in a distributor side; or in a third-party system.</w:t>
        </w:r>
      </w:ins>
    </w:p>
    <w:p w14:paraId="699151E9" w14:textId="5260F6D9" w:rsidR="00603F8D" w:rsidRDefault="00603F8D">
      <w:pPr>
        <w:pStyle w:val="ListParagraph"/>
        <w:ind w:left="1440"/>
        <w:rPr>
          <w:ins w:id="286" w:author="Bourdelin, Sonia" w:date="2026-05-19T21:21:00Z" w16du:dateUtc="2026-05-19T19:21:00Z"/>
        </w:rPr>
        <w:pPrChange w:id="287" w:author="Bourdelin, Sonia" w:date="2026-05-19T21:22:00Z" w16du:dateUtc="2026-05-19T19:22:00Z">
          <w:pPr>
            <w:pStyle w:val="ListParagraph"/>
            <w:numPr>
              <w:ilvl w:val="1"/>
              <w:numId w:val="5"/>
            </w:numPr>
            <w:ind w:left="1440" w:hanging="360"/>
          </w:pPr>
        </w:pPrChange>
      </w:pPr>
    </w:p>
    <w:p w14:paraId="53128261" w14:textId="77777777" w:rsidR="005C410C" w:rsidRDefault="005C410C"/>
    <w:p w14:paraId="12F4A9DC" w14:textId="77777777" w:rsidR="005C410C" w:rsidRDefault="00CE3A5B">
      <w:pPr>
        <w:pStyle w:val="ListParagraph"/>
        <w:numPr>
          <w:ilvl w:val="0"/>
          <w:numId w:val="5"/>
        </w:numPr>
      </w:pPr>
      <w:r>
        <w:rPr>
          <w:b/>
        </w:rPr>
        <w:t>Postconditions — Success guarantees:</w:t>
      </w:r>
    </w:p>
    <w:p w14:paraId="629CC1BD" w14:textId="1F2A9384" w:rsidR="005C410C" w:rsidRDefault="00CE3A5B">
      <w:pPr>
        <w:pStyle w:val="ListParagraph"/>
        <w:numPr>
          <w:ilvl w:val="1"/>
          <w:numId w:val="5"/>
        </w:numPr>
      </w:pPr>
      <w:commentRangeStart w:id="288"/>
      <w:commentRangeStart w:id="289"/>
      <w:r>
        <w:t xml:space="preserve">Each </w:t>
      </w:r>
      <w:ins w:id="290" w:author="Bourdelin, Sonia" w:date="2026-05-19T22:25:00Z" w16du:dateUtc="2026-05-19T20:25:00Z">
        <w:r w:rsidR="00490CB3">
          <w:t xml:space="preserve">basket </w:t>
        </w:r>
      </w:ins>
      <w:del w:id="291" w:author="Bourdelin, Sonia" w:date="2026-05-19T21:29:00Z" w16du:dateUtc="2026-05-19T19:29:00Z">
        <w:r w:rsidDel="00CE22A2">
          <w:delText>CUSTOMER PURCHASE PACKAGE</w:delText>
        </w:r>
      </w:del>
      <w:ins w:id="292" w:author="Bourdelin, Sonia" w:date="2026-05-19T21:29:00Z" w16du:dateUtc="2026-05-19T19:29:00Z">
        <w:r w:rsidR="00CE22A2">
          <w:t>element</w:t>
        </w:r>
      </w:ins>
      <w:r>
        <w:t xml:space="preserve"> has a </w:t>
      </w:r>
      <w:ins w:id="293" w:author="Bourdelin, Sonia" w:date="2026-05-20T08:54:00Z" w16du:dateUtc="2026-05-20T06:54:00Z">
        <w:r w:rsidR="005632EC">
          <w:t xml:space="preserve">Retailer </w:t>
        </w:r>
      </w:ins>
      <w:r>
        <w:t>payment status</w:t>
      </w:r>
      <w:ins w:id="294" w:author="Bourdelin, Sonia" w:date="2026-05-19T21:29:00Z" w16du:dateUtc="2026-05-19T19:29:00Z">
        <w:r w:rsidR="00CE22A2">
          <w:t xml:space="preserve"> and proofs</w:t>
        </w:r>
      </w:ins>
      <w:commentRangeEnd w:id="288"/>
      <w:r w:rsidR="00083DA5">
        <w:rPr>
          <w:rStyle w:val="CommentReference"/>
          <w:sz w:val="24"/>
          <w:szCs w:val="24"/>
        </w:rPr>
        <w:commentReference w:id="288"/>
      </w:r>
      <w:commentRangeEnd w:id="289"/>
      <w:r>
        <w:rPr>
          <w:rStyle w:val="CommentReference"/>
          <w:sz w:val="24"/>
          <w:szCs w:val="24"/>
        </w:rPr>
        <w:commentReference w:id="289"/>
      </w:r>
      <w:ins w:id="295" w:author="Bourdelin, Sonia" w:date="2026-05-19T21:30:00Z" w16du:dateUtc="2026-05-19T19:30:00Z">
        <w:r w:rsidR="00CE22A2">
          <w:t xml:space="preserve"> </w:t>
        </w:r>
      </w:ins>
      <w:ins w:id="296" w:author="Bourdelin, Sonia" w:date="2026-05-19T21:30:00Z">
        <w:r w:rsidR="00CE22A2" w:rsidRPr="00CE22A2">
          <w:t>(</w:t>
        </w:r>
      </w:ins>
      <w:ins w:id="297" w:author="Bourdelin, Sonia" w:date="2026-05-19T21:32:00Z" w16du:dateUtc="2026-05-19T19:32:00Z">
        <w:r w:rsidR="00CE22A2">
          <w:t>receipt, invoice, payment terms, payment schedule, confirmation</w:t>
        </w:r>
        <w:r w:rsidR="00CE22A2" w:rsidRPr="00CE22A2">
          <w:t xml:space="preserve"> </w:t>
        </w:r>
      </w:ins>
      <w:ins w:id="298" w:author="Bourdelin, Sonia" w:date="2026-05-19T21:30:00Z">
        <w:r w:rsidR="00CE22A2" w:rsidRPr="00CE22A2">
          <w:t>where applicable)</w:t>
        </w:r>
      </w:ins>
      <w:r>
        <w:t xml:space="preserve">, consolidated </w:t>
      </w:r>
      <w:ins w:id="299" w:author="Bourdelin, Sonia" w:date="2026-05-19T21:29:00Z" w16du:dateUtc="2026-05-19T19:29:00Z">
        <w:r w:rsidR="00CE22A2">
          <w:t xml:space="preserve">in a global outcome </w:t>
        </w:r>
      </w:ins>
      <w:r>
        <w:t xml:space="preserve">and given to </w:t>
      </w:r>
      <w:del w:id="300" w:author="Bourdelin, Sonia" w:date="2026-05-19T21:29:00Z" w16du:dateUtc="2026-05-19T19:29:00Z">
        <w:r w:rsidDel="00CE22A2">
          <w:delText>TRANSPORT CUSTOMER</w:delText>
        </w:r>
      </w:del>
      <w:ins w:id="301" w:author="Bourdelin, Sonia" w:date="2026-05-19T21:29:00Z" w16du:dateUtc="2026-05-19T19:29:00Z">
        <w:r w:rsidR="00CE22A2">
          <w:t>Buyer</w:t>
        </w:r>
      </w:ins>
      <w:r>
        <w:t xml:space="preserve"> by the Retailer.</w:t>
      </w:r>
      <w:ins w:id="302" w:author="Bourdelin, Sonia" w:date="2026-05-20T08:55:00Z" w16du:dateUtc="2026-05-20T06:55:00Z">
        <w:r w:rsidR="005632EC">
          <w:t xml:space="preserve"> E</w:t>
        </w:r>
      </w:ins>
      <w:ins w:id="303" w:author="Bourdelin, Sonia" w:date="2026-05-20T08:55:00Z">
        <w:r w:rsidR="005632EC" w:rsidRPr="005632EC">
          <w:t>ach concerned Distributor receives only the minimum confirmation required to proceed (e.g. ‘ok to fulfil’), without necessarily receiving proof that the Buyer paid via the Retailer’s PSP.</w:t>
        </w:r>
      </w:ins>
    </w:p>
    <w:p w14:paraId="712AEC2E" w14:textId="77777777" w:rsidR="005C410C" w:rsidRPr="00CE22A2" w:rsidRDefault="00CE3A5B">
      <w:pPr>
        <w:pStyle w:val="ListParagraph"/>
        <w:numPr>
          <w:ilvl w:val="1"/>
          <w:numId w:val="5"/>
        </w:numPr>
        <w:rPr>
          <w:strike/>
          <w:rPrChange w:id="304" w:author="Bourdelin, Sonia" w:date="2026-05-19T21:30:00Z" w16du:dateUtc="2026-05-19T19:30:00Z">
            <w:rPr/>
          </w:rPrChange>
        </w:rPr>
      </w:pPr>
      <w:r w:rsidRPr="00CE22A2">
        <w:rPr>
          <w:strike/>
          <w:rPrChange w:id="305" w:author="Bourdelin, Sonia" w:date="2026-05-19T21:30:00Z" w16du:dateUtc="2026-05-19T19:30:00Z">
            <w:rPr/>
          </w:rPrChange>
        </w:rPr>
        <w:t>The basket state presented to the customer is consistent, regardless of whether the underlying implementation relies on a retailer basket, a distributor basket, or coordinated baskets across both.</w:t>
      </w:r>
    </w:p>
    <w:p w14:paraId="63595BB0" w14:textId="6DA18AA6" w:rsidR="005C410C" w:rsidRDefault="00CE3A5B">
      <w:pPr>
        <w:pStyle w:val="ListParagraph"/>
        <w:numPr>
          <w:ilvl w:val="1"/>
          <w:numId w:val="5"/>
        </w:numPr>
      </w:pPr>
      <w:r>
        <w:t xml:space="preserve">This use case ends when the </w:t>
      </w:r>
      <w:del w:id="306" w:author="Bourdelin, Sonia" w:date="2026-05-19T21:33:00Z" w16du:dateUtc="2026-05-19T19:33:00Z">
        <w:r w:rsidDel="00CE22A2">
          <w:delText>TRAVEL BASKET</w:delText>
        </w:r>
      </w:del>
      <w:ins w:id="307" w:author="Bourdelin, Sonia" w:date="2026-05-19T21:33:00Z" w16du:dateUtc="2026-05-19T19:33:00Z">
        <w:r w:rsidR="00CE22A2">
          <w:t>basket</w:t>
        </w:r>
      </w:ins>
      <w:r>
        <w:t xml:space="preserve"> is ready for the next step; payment status is known.</w:t>
      </w:r>
    </w:p>
    <w:p w14:paraId="33750536" w14:textId="2A07710C" w:rsidR="005C410C" w:rsidRDefault="6C4F44F4">
      <w:pPr>
        <w:pStyle w:val="ListParagraph"/>
        <w:numPr>
          <w:ilvl w:val="1"/>
          <w:numId w:val="5"/>
        </w:numPr>
      </w:pPr>
      <w:commentRangeStart w:id="308"/>
      <w:commentRangeStart w:id="309"/>
      <w:r>
        <w:t xml:space="preserve">Reservation, option, seat, ancillary, service or guarantee depending on payment will be finalized according to Distributor rules in </w:t>
      </w:r>
      <w:del w:id="310" w:author="Bourdelin, Sonia" w:date="2026-05-19T21:31:00Z" w16du:dateUtc="2026-05-19T19:31:00Z">
        <w:r w:rsidDel="00CE22A2">
          <w:delText>Business Use Case</w:delText>
        </w:r>
      </w:del>
      <w:ins w:id="311" w:author="Bourdelin, Sonia" w:date="2026-05-19T21:31:00Z" w16du:dateUtc="2026-05-19T19:31:00Z">
        <w:r w:rsidR="00CE22A2">
          <w:t>BUC-</w:t>
        </w:r>
      </w:ins>
      <w:del w:id="312" w:author="Bourdelin, Sonia" w:date="2026-05-19T21:31:00Z" w16du:dateUtc="2026-05-19T19:31:00Z">
        <w:r w:rsidDel="00CE22A2">
          <w:delText xml:space="preserve"> </w:delText>
        </w:r>
      </w:del>
      <w:del w:id="313" w:author="Bourdelin, Sonia" w:date="2026-05-10T16:56:00Z" w16du:dateUtc="2026-05-10T16:56:10Z">
        <w:r w:rsidDel="6C4F44F4">
          <w:delText>E</w:delText>
        </w:r>
      </w:del>
      <w:ins w:id="314" w:author="Bourdelin, Sonia" w:date="2026-05-10T16:56:00Z" w16du:dateUtc="2026-05-10T16:56:10Z">
        <w:r w:rsidR="795D4F33">
          <w:t>C</w:t>
        </w:r>
      </w:ins>
      <w:r>
        <w:t>.</w:t>
      </w:r>
      <w:commentRangeEnd w:id="308"/>
      <w:r>
        <w:rPr>
          <w:rStyle w:val="CommentReference"/>
          <w:sz w:val="24"/>
          <w:szCs w:val="24"/>
        </w:rPr>
        <w:commentReference w:id="308"/>
      </w:r>
      <w:commentRangeEnd w:id="309"/>
      <w:r>
        <w:rPr>
          <w:rStyle w:val="CommentReference"/>
          <w:sz w:val="24"/>
          <w:szCs w:val="24"/>
        </w:rPr>
        <w:commentReference w:id="309"/>
      </w:r>
    </w:p>
    <w:p w14:paraId="32B75326" w14:textId="4C2FCD6D" w:rsidR="005C410C" w:rsidRDefault="00CE3A5B">
      <w:pPr>
        <w:pStyle w:val="ListParagraph"/>
        <w:numPr>
          <w:ilvl w:val="1"/>
          <w:numId w:val="5"/>
        </w:numPr>
      </w:pPr>
      <w:del w:id="315" w:author="Bourdelin, Sonia" w:date="2026-05-19T21:32:00Z" w16du:dateUtc="2026-05-19T19:32:00Z">
        <w:r w:rsidDel="00CE22A2">
          <w:delText>The TRANSPORT CUSTOMER receives the appropriate proof(s):</w:delText>
        </w:r>
      </w:del>
      <w:del w:id="316" w:author="Bourdelin, Sonia" w:date="2026-05-19T21:31:00Z" w16du:dateUtc="2026-05-19T19:31:00Z">
        <w:r w:rsidDel="00CE22A2">
          <w:delText xml:space="preserve"> receipt, invoice, payment terms, payment schedule, confirmation</w:delText>
        </w:r>
      </w:del>
      <w:del w:id="317" w:author="Bourdelin, Sonia" w:date="2026-05-19T21:32:00Z" w16du:dateUtc="2026-05-19T19:32:00Z">
        <w:r w:rsidDel="00CE22A2">
          <w:delText xml:space="preserve">. </w:delText>
        </w:r>
      </w:del>
      <w:r>
        <w:t xml:space="preserve">Fulfilment </w:t>
      </w:r>
      <w:ins w:id="318" w:author="Bourdelin, Sonia" w:date="2026-05-19T21:32:00Z">
        <w:r w:rsidR="00CE22A2" w:rsidRPr="00CE22A2">
          <w:t xml:space="preserve">(travel rights / documents) </w:t>
        </w:r>
      </w:ins>
      <w:r>
        <w:t>is managed in B</w:t>
      </w:r>
      <w:ins w:id="319" w:author="Bourdelin, Sonia" w:date="2026-05-19T21:32:00Z" w16du:dateUtc="2026-05-19T19:32:00Z">
        <w:r w:rsidR="00CE22A2">
          <w:t>UC-</w:t>
        </w:r>
      </w:ins>
      <w:del w:id="320" w:author="Bourdelin, Sonia" w:date="2026-05-19T21:32:00Z" w16du:dateUtc="2026-05-19T19:32:00Z">
        <w:r w:rsidDel="00CE22A2">
          <w:delText xml:space="preserve">usiness Use Case </w:delText>
        </w:r>
      </w:del>
      <w:r>
        <w:t>E (access to TRAVEL DOCUMENT(s)).</w:t>
      </w:r>
    </w:p>
    <w:p w14:paraId="62486C05" w14:textId="77777777" w:rsidR="005C410C" w:rsidRDefault="005C410C"/>
    <w:p w14:paraId="3E7D0871" w14:textId="77777777" w:rsidR="005C410C" w:rsidRDefault="00CE3A5B">
      <w:pPr>
        <w:pStyle w:val="ListParagraph"/>
        <w:numPr>
          <w:ilvl w:val="0"/>
          <w:numId w:val="5"/>
        </w:numPr>
      </w:pPr>
      <w:r>
        <w:rPr>
          <w:b/>
        </w:rPr>
        <w:t>Postconditions — Minimal guarantees:</w:t>
      </w:r>
    </w:p>
    <w:p w14:paraId="38DC76FE" w14:textId="0C4C1B24" w:rsidR="005C410C" w:rsidRDefault="00CE3A5B">
      <w:pPr>
        <w:pStyle w:val="ListParagraph"/>
        <w:numPr>
          <w:ilvl w:val="1"/>
          <w:numId w:val="5"/>
        </w:numPr>
      </w:pPr>
      <w:r>
        <w:t xml:space="preserve">If the </w:t>
      </w:r>
      <w:del w:id="321" w:author="Bourdelin, Sonia" w:date="2026-05-19T21:33:00Z" w16du:dateUtc="2026-05-19T19:33:00Z">
        <w:r w:rsidDel="00CE22A2">
          <w:delText>TRANSPORT CUSTOMER</w:delText>
        </w:r>
      </w:del>
      <w:ins w:id="322" w:author="Bourdelin, Sonia" w:date="2026-05-19T21:33:00Z" w16du:dateUtc="2026-05-19T19:33:00Z">
        <w:r w:rsidR="00CE22A2">
          <w:t>Buyer</w:t>
        </w:r>
      </w:ins>
      <w:r>
        <w:t xml:space="preserve"> abandons the process or no suitable payment solution is found, the </w:t>
      </w:r>
      <w:del w:id="323" w:author="Bourdelin, Sonia" w:date="2026-05-19T21:33:00Z" w16du:dateUtc="2026-05-19T19:33:00Z">
        <w:r w:rsidDel="00CE22A2">
          <w:delText>TRAVEL BASKET</w:delText>
        </w:r>
      </w:del>
      <w:ins w:id="324" w:author="Bourdelin, Sonia" w:date="2026-05-19T21:35:00Z" w16du:dateUtc="2026-05-19T19:35:00Z">
        <w:r w:rsidR="00E22AAF">
          <w:t xml:space="preserve">Retailer </w:t>
        </w:r>
      </w:ins>
      <w:ins w:id="325" w:author="Bourdelin, Sonia" w:date="2026-05-19T21:35:00Z">
        <w:r w:rsidR="00E22AAF" w:rsidRPr="00E22AAF">
          <w:t xml:space="preserve">preserves or updates the basket state as applicable, and prevents continuation for impacted </w:t>
        </w:r>
      </w:ins>
      <w:ins w:id="326" w:author="Bourdelin, Sonia" w:date="2026-05-19T22:25:00Z" w16du:dateUtc="2026-05-19T20:25:00Z">
        <w:r w:rsidR="00490CB3">
          <w:t xml:space="preserve">basket </w:t>
        </w:r>
      </w:ins>
      <w:ins w:id="327" w:author="Bourdelin, Sonia" w:date="2026-05-19T21:35:00Z">
        <w:r w:rsidR="00E22AAF" w:rsidRPr="00E22AAF">
          <w:t>elements until resolved.</w:t>
        </w:r>
      </w:ins>
      <w:del w:id="328" w:author="Bourdelin, Sonia" w:date="2026-05-19T21:35:00Z" w16du:dateUtc="2026-05-19T19:35:00Z">
        <w:r w:rsidDel="00E22AAF">
          <w:delText xml:space="preserve"> may remain as it is for a delay. The purchase process is suspended or ended.</w:delText>
        </w:r>
      </w:del>
    </w:p>
    <w:p w14:paraId="1AAF3942" w14:textId="77777777" w:rsidR="005C410C" w:rsidRDefault="00CE3A5B">
      <w:pPr>
        <w:pStyle w:val="ListParagraph"/>
        <w:numPr>
          <w:ilvl w:val="1"/>
          <w:numId w:val="5"/>
        </w:numPr>
      </w:pPr>
      <w:r>
        <w:t>The Distributor indicates which payment part remains held, is released, is cancelled, is partially cancelled or requires revalidation.</w:t>
      </w:r>
    </w:p>
    <w:p w14:paraId="721DD319" w14:textId="7D73DE52" w:rsidR="005C410C" w:rsidRDefault="00CE3A5B">
      <w:pPr>
        <w:pStyle w:val="ListParagraph"/>
        <w:numPr>
          <w:ilvl w:val="1"/>
          <w:numId w:val="5"/>
        </w:numPr>
      </w:pPr>
      <w:r>
        <w:t xml:space="preserve">The Retailer consolidates the </w:t>
      </w:r>
      <w:del w:id="329" w:author="Bourdelin, Sonia" w:date="2026-05-19T21:35:00Z" w16du:dateUtc="2026-05-19T19:35:00Z">
        <w:r w:rsidDel="00E22AAF">
          <w:delText>TRAVEL BASKET</w:delText>
        </w:r>
      </w:del>
      <w:ins w:id="330" w:author="Bourdelin, Sonia" w:date="2026-05-19T21:35:00Z" w16du:dateUtc="2026-05-19T19:35:00Z">
        <w:r w:rsidR="00E22AAF">
          <w:t>basket</w:t>
        </w:r>
      </w:ins>
      <w:r>
        <w:t xml:space="preserve"> state and prevents fulfilment if a required payment condition is not met.</w:t>
      </w:r>
    </w:p>
    <w:p w14:paraId="4AF21A02" w14:textId="21FD1DF6" w:rsidR="005C410C" w:rsidRDefault="00CE3A5B">
      <w:pPr>
        <w:pStyle w:val="ListParagraph"/>
        <w:numPr>
          <w:ilvl w:val="1"/>
          <w:numId w:val="5"/>
        </w:numPr>
      </w:pPr>
      <w:r>
        <w:t xml:space="preserve">If funds or accounting information must be distributed, cleared or reconciled between the Retailer and one or more Distributor(s) are described in </w:t>
      </w:r>
      <w:del w:id="331" w:author="Bourdelin, Sonia" w:date="2026-05-19T21:36:00Z" w16du:dateUtc="2026-05-19T19:36:00Z">
        <w:r w:rsidDel="00E22AAF">
          <w:delText>Business Use Case</w:delText>
        </w:r>
      </w:del>
      <w:ins w:id="332" w:author="Bourdelin, Sonia" w:date="2026-05-19T21:36:00Z" w16du:dateUtc="2026-05-19T19:36:00Z">
        <w:r w:rsidR="00E22AAF">
          <w:t>BUC-</w:t>
        </w:r>
      </w:ins>
      <w:del w:id="333" w:author="Bourdelin, Sonia" w:date="2026-05-19T21:36:00Z" w16du:dateUtc="2026-05-19T19:36:00Z">
        <w:r w:rsidDel="00E22AAF">
          <w:delText xml:space="preserve"> </w:delText>
        </w:r>
      </w:del>
      <w:r>
        <w:t>K.</w:t>
      </w:r>
    </w:p>
    <w:p w14:paraId="2708F7B0" w14:textId="77777777" w:rsidR="005C410C" w:rsidRPr="00E22AAF" w:rsidRDefault="00CE3A5B">
      <w:pPr>
        <w:pStyle w:val="ListParagraph"/>
        <w:numPr>
          <w:ilvl w:val="1"/>
          <w:numId w:val="5"/>
        </w:numPr>
        <w:rPr>
          <w:strike/>
          <w:rPrChange w:id="334" w:author="Bourdelin, Sonia" w:date="2026-05-19T21:36:00Z" w16du:dateUtc="2026-05-19T19:36:00Z">
            <w:rPr/>
          </w:rPrChange>
        </w:rPr>
      </w:pPr>
      <w:r w:rsidRPr="00E22AAF">
        <w:rPr>
          <w:strike/>
          <w:rPrChange w:id="335" w:author="Bourdelin, Sonia" w:date="2026-05-19T21:36:00Z" w16du:dateUtc="2026-05-19T19:36:00Z">
            <w:rPr/>
          </w:rPrChange>
        </w:rPr>
        <w:t>The TRANSPORT CUSTOMER actions can be logged/audited (if required by the system).</w:t>
      </w:r>
    </w:p>
    <w:p w14:paraId="4C0CE34A" w14:textId="6A4FF14E" w:rsidR="005C410C" w:rsidRDefault="00CE3A5B">
      <w:pPr>
        <w:pStyle w:val="ListParagraph"/>
        <w:numPr>
          <w:ilvl w:val="1"/>
          <w:numId w:val="5"/>
        </w:numPr>
      </w:pPr>
      <w:r>
        <w:t xml:space="preserve">If many </w:t>
      </w:r>
      <w:ins w:id="336" w:author="Bourdelin, Sonia" w:date="2026-05-19T22:25:00Z" w16du:dateUtc="2026-05-19T20:25:00Z">
        <w:r w:rsidR="00490CB3">
          <w:t xml:space="preserve">basket </w:t>
        </w:r>
      </w:ins>
      <w:del w:id="337" w:author="Bourdelin, Sonia" w:date="2026-05-19T21:36:00Z" w16du:dateUtc="2026-05-19T19:36:00Z">
        <w:r w:rsidDel="00E22AAF">
          <w:delText>CUSTOMER PURCHASE PACKAGE(s)</w:delText>
        </w:r>
      </w:del>
      <w:ins w:id="338" w:author="Bourdelin, Sonia" w:date="2026-05-19T21:36:00Z" w16du:dateUtc="2026-05-19T19:36:00Z">
        <w:r w:rsidR="00E22AAF">
          <w:t>elements</w:t>
        </w:r>
      </w:ins>
      <w:r>
        <w:t xml:space="preserve"> are involved, allocation remains traceable per Distributor, </w:t>
      </w:r>
      <w:ins w:id="339" w:author="Bourdelin, Sonia" w:date="2026-05-19T22:29:00Z" w16du:dateUtc="2026-05-19T20:29:00Z">
        <w:r w:rsidR="007A2ABF">
          <w:t>purchase record</w:t>
        </w:r>
      </w:ins>
      <w:del w:id="340" w:author="Bourdelin, Sonia" w:date="2026-05-19T22:29:00Z" w16du:dateUtc="2026-05-19T20:29:00Z">
        <w:r w:rsidDel="007A2ABF">
          <w:delText>SALES TRANSACTION</w:delText>
        </w:r>
      </w:del>
      <w:r>
        <w:t>, payment instrument and settlement rule.</w:t>
      </w:r>
    </w:p>
    <w:p w14:paraId="4101652C" w14:textId="77777777" w:rsidR="005C410C" w:rsidRDefault="005C410C"/>
    <w:p w14:paraId="4B99056E" w14:textId="77777777" w:rsidR="005C410C" w:rsidRDefault="005C410C">
      <w:pPr>
        <w:pBdr>
          <w:bottom w:val="single" w:sz="6" w:space="1" w:color="auto"/>
        </w:pBdr>
      </w:pPr>
    </w:p>
    <w:p w14:paraId="1299C43A" w14:textId="77777777" w:rsidR="005C410C" w:rsidRDefault="005C410C"/>
    <w:p w14:paraId="4DDBEF00" w14:textId="77777777" w:rsidR="005C410C" w:rsidRDefault="005C410C"/>
    <w:p w14:paraId="565FC265" w14:textId="77777777" w:rsidR="005C410C" w:rsidRDefault="00CE3A5B">
      <w:pPr>
        <w:pStyle w:val="Heading2"/>
      </w:pPr>
      <w:r>
        <w:t>Scenarios</w:t>
      </w:r>
    </w:p>
    <w:p w14:paraId="3461D779" w14:textId="77777777" w:rsidR="005C410C" w:rsidRDefault="005C410C"/>
    <w:p w14:paraId="3D1486C7" w14:textId="77777777" w:rsidR="005C410C" w:rsidRDefault="00CE3A5B">
      <w:pPr>
        <w:pStyle w:val="Heading3"/>
      </w:pPr>
      <w:r>
        <w:t>Main scenario</w:t>
      </w:r>
    </w:p>
    <w:p w14:paraId="7C343DAE" w14:textId="147EC588" w:rsidR="005C410C" w:rsidRDefault="00CE3A5B">
      <w:r>
        <w:t xml:space="preserve">1. The </w:t>
      </w:r>
      <w:del w:id="341" w:author="Bourdelin, Sonia" w:date="2026-05-19T21:37:00Z" w16du:dateUtc="2026-05-19T19:37:00Z">
        <w:r w:rsidDel="00E22AAF">
          <w:delText>TRANSPORT CUSTOMER</w:delText>
        </w:r>
      </w:del>
      <w:ins w:id="342" w:author="Bourdelin, Sonia" w:date="2026-05-19T21:37:00Z" w16du:dateUtc="2026-05-19T19:37:00Z">
        <w:r w:rsidR="00E22AAF">
          <w:t>Buyer</w:t>
        </w:r>
      </w:ins>
      <w:r>
        <w:t xml:space="preserve"> shall start this use case after the preceding shopping and</w:t>
      </w:r>
      <w:ins w:id="343" w:author="Bourdelin, Sonia" w:date="2026-05-19T21:37:00Z" w16du:dateUtc="2026-05-19T19:37:00Z">
        <w:r w:rsidR="00E22AAF">
          <w:t>, when required,</w:t>
        </w:r>
      </w:ins>
      <w:r>
        <w:t xml:space="preserve"> reservation phases</w:t>
      </w:r>
      <w:ins w:id="344" w:author="Bourdelin, Sonia" w:date="2026-05-19T21:37:00Z" w16du:dateUtc="2026-05-19T19:37:00Z">
        <w:r w:rsidR="00E22AAF">
          <w:t xml:space="preserve">. </w:t>
        </w:r>
      </w:ins>
      <w:del w:id="345" w:author="Bourdelin, Sonia" w:date="2026-05-19T21:38:00Z" w16du:dateUtc="2026-05-19T19:38:00Z">
        <w:r w:rsidDel="00E22AAF">
          <w:delText>, when o</w:delText>
        </w:r>
      </w:del>
      <w:ins w:id="346" w:author="Bourdelin, Sonia" w:date="2026-05-19T21:38:00Z" w16du:dateUtc="2026-05-19T19:38:00Z">
        <w:r w:rsidR="00E22AAF">
          <w:t>O</w:t>
        </w:r>
      </w:ins>
      <w:r>
        <w:t xml:space="preserve">ne or more </w:t>
      </w:r>
      <w:del w:id="347" w:author="Bourdelin, Sonia" w:date="2026-05-19T21:38:00Z" w16du:dateUtc="2026-05-19T19:38:00Z">
        <w:r w:rsidDel="00E22AAF">
          <w:delText>CUSTOMER PURCHASE PACKAGE(</w:delText>
        </w:r>
      </w:del>
      <w:ins w:id="348" w:author="Bourdelin, Sonia" w:date="2026-05-19T21:38:00Z" w16du:dateUtc="2026-05-19T19:38:00Z">
        <w:r w:rsidR="00E22AAF">
          <w:t>offer</w:t>
        </w:r>
      </w:ins>
      <w:r>
        <w:t>s</w:t>
      </w:r>
      <w:del w:id="349" w:author="Bourdelin, Sonia" w:date="2026-05-19T21:38:00Z" w16du:dateUtc="2026-05-19T19:38:00Z">
        <w:r w:rsidDel="00E22AAF">
          <w:delText>)</w:delText>
        </w:r>
      </w:del>
      <w:r>
        <w:t xml:space="preserve"> have been selected, parameterised, inserted into a </w:t>
      </w:r>
      <w:del w:id="350" w:author="Bourdelin, Sonia" w:date="2026-05-19T21:38:00Z" w16du:dateUtc="2026-05-19T19:38:00Z">
        <w:r w:rsidDel="00E22AAF">
          <w:delText>TRAVEL BASKET</w:delText>
        </w:r>
      </w:del>
      <w:ins w:id="351" w:author="Bourdelin, Sonia" w:date="2026-05-19T21:38:00Z" w16du:dateUtc="2026-05-19T19:38:00Z">
        <w:r w:rsidR="00E22AAF">
          <w:t>basket</w:t>
        </w:r>
      </w:ins>
      <w:r>
        <w:t xml:space="preserve"> and locked or stabilized for payment. At this moment, it may remain </w:t>
      </w:r>
      <w:ins w:id="352" w:author="Bourdelin, Sonia" w:date="2026-05-19T22:25:00Z" w16du:dateUtc="2026-05-19T20:25:00Z">
        <w:r w:rsidR="00490CB3">
          <w:t xml:space="preserve">basket </w:t>
        </w:r>
      </w:ins>
      <w:r>
        <w:t xml:space="preserve">elements that modify the final </w:t>
      </w:r>
      <w:del w:id="353" w:author="Bourdelin, Sonia" w:date="2026-05-19T21:38:00Z" w16du:dateUtc="2026-05-19T19:38:00Z">
        <w:r w:rsidDel="00E22AAF">
          <w:delText>payment :</w:delText>
        </w:r>
      </w:del>
      <w:ins w:id="354" w:author="Bourdelin, Sonia" w:date="2026-05-19T21:38:00Z" w16du:dateUtc="2026-05-19T19:38:00Z">
        <w:r w:rsidR="00E22AAF">
          <w:t>payment:</w:t>
        </w:r>
      </w:ins>
      <w:r>
        <w:t xml:space="preserve"> shipping costs, payment method fees, </w:t>
      </w:r>
      <w:del w:id="355" w:author="Bourdelin, Sonia" w:date="2026-05-19T21:38:00Z" w16du:dateUtc="2026-05-19T19:38:00Z">
        <w:r w:rsidDel="00E22AAF">
          <w:delText>CHARGING MOMENT</w:delText>
        </w:r>
      </w:del>
      <w:ins w:id="356" w:author="Bourdelin, Sonia" w:date="2026-05-19T21:38:00Z" w16du:dateUtc="2026-05-19T19:38:00Z">
        <w:r w:rsidR="00E22AAF">
          <w:t>charging timing</w:t>
        </w:r>
      </w:ins>
      <w:r>
        <w:t xml:space="preserve">, Retailer platform fees </w:t>
      </w:r>
      <w:del w:id="357" w:author="Bourdelin, Sonia" w:date="2026-05-19T21:43:00Z" w16du:dateUtc="2026-05-19T19:43:00Z">
        <w:r w:rsidDel="00E22AAF">
          <w:delText>or  promotions</w:delText>
        </w:r>
      </w:del>
      <w:ins w:id="358" w:author="Bourdelin, Sonia" w:date="2026-05-19T21:43:00Z" w16du:dateUtc="2026-05-19T19:43:00Z">
        <w:r w:rsidR="00E22AAF">
          <w:t>or promotions</w:t>
        </w:r>
      </w:ins>
      <w:r>
        <w:t xml:space="preserve"> and operation fees (by </w:t>
      </w:r>
      <w:del w:id="359" w:author="Bourdelin, Sonia" w:date="2026-05-19T21:44:00Z" w16du:dateUtc="2026-05-19T19:44:00Z">
        <w:r w:rsidDel="00E22AAF">
          <w:delText>example :</w:delText>
        </w:r>
      </w:del>
      <w:ins w:id="360" w:author="Bourdelin, Sonia" w:date="2026-05-19T21:44:00Z" w16du:dateUtc="2026-05-19T19:44:00Z">
        <w:r w:rsidR="00E22AAF">
          <w:t>example:</w:t>
        </w:r>
      </w:ins>
      <w:r>
        <w:t xml:space="preserve"> after-sales fees).</w:t>
      </w:r>
    </w:p>
    <w:p w14:paraId="3CF2D8B6" w14:textId="77777777" w:rsidR="005C410C" w:rsidRPr="00E66F71" w:rsidRDefault="005C410C" w:rsidP="551E4CF9">
      <w:pPr>
        <w:rPr>
          <w:b/>
          <w:bCs/>
        </w:rPr>
      </w:pPr>
    </w:p>
    <w:p w14:paraId="723DDB70" w14:textId="77777777" w:rsidR="005C410C" w:rsidRPr="00E66F71" w:rsidRDefault="551E4CF9" w:rsidP="551E4CF9">
      <w:pPr>
        <w:pStyle w:val="ListParagraph"/>
        <w:numPr>
          <w:ilvl w:val="0"/>
          <w:numId w:val="2"/>
        </w:numPr>
        <w:rPr>
          <w:b/>
          <w:bCs/>
        </w:rPr>
      </w:pPr>
      <w:r w:rsidRPr="00E66F71">
        <w:rPr>
          <w:b/>
          <w:bCs/>
        </w:rPr>
        <w:t>Payment options choice</w:t>
      </w:r>
    </w:p>
    <w:p w14:paraId="218466B9" w14:textId="45E57685" w:rsidR="005C410C" w:rsidRDefault="00CE3A5B">
      <w:r>
        <w:t xml:space="preserve">2. The Retailer </w:t>
      </w:r>
      <w:commentRangeStart w:id="361"/>
      <w:commentRangeStart w:id="362"/>
      <w:del w:id="363" w:author="Bourdelin, Sonia" w:date="2026-05-19T21:44:00Z" w16du:dateUtc="2026-05-19T19:44:00Z">
        <w:r w:rsidDel="00E22AAF">
          <w:delText xml:space="preserve">presents </w:delText>
        </w:r>
      </w:del>
      <w:ins w:id="364" w:author="Bourdelin, Sonia" w:date="2026-05-19T21:44:00Z" w16du:dateUtc="2026-05-19T19:44:00Z">
        <w:r w:rsidR="00E22AAF">
          <w:t xml:space="preserve">provides </w:t>
        </w:r>
      </w:ins>
      <w:commentRangeEnd w:id="361"/>
      <w:r w:rsidR="0027693F">
        <w:rPr>
          <w:rStyle w:val="CommentReference"/>
          <w:sz w:val="24"/>
          <w:szCs w:val="24"/>
        </w:rPr>
        <w:commentReference w:id="361"/>
      </w:r>
      <w:commentRangeEnd w:id="362"/>
      <w:r>
        <w:rPr>
          <w:rStyle w:val="CommentReference"/>
          <w:sz w:val="24"/>
          <w:szCs w:val="24"/>
        </w:rPr>
        <w:commentReference w:id="362"/>
      </w:r>
      <w:r>
        <w:t xml:space="preserve">to the </w:t>
      </w:r>
      <w:del w:id="365" w:author="Bourdelin, Sonia" w:date="2026-05-19T21:39:00Z" w16du:dateUtc="2026-05-19T19:39:00Z">
        <w:r w:rsidDel="00E22AAF">
          <w:delText>TRANSPORT CUSTOMER</w:delText>
        </w:r>
      </w:del>
      <w:ins w:id="366" w:author="Bourdelin, Sonia" w:date="2026-05-19T21:39:00Z" w16du:dateUtc="2026-05-19T19:39:00Z">
        <w:r w:rsidR="00E22AAF">
          <w:t>Buyer</w:t>
        </w:r>
      </w:ins>
      <w:r>
        <w:t xml:space="preserve"> a </w:t>
      </w:r>
      <w:del w:id="367" w:author="Bourdelin, Sonia" w:date="2026-05-20T09:24:00Z" w16du:dateUtc="2026-05-20T07:24:00Z">
        <w:r w:rsidDel="008512BE">
          <w:delText xml:space="preserve">summarized </w:delText>
        </w:r>
      </w:del>
      <w:r>
        <w:t xml:space="preserve">payable </w:t>
      </w:r>
      <w:del w:id="368" w:author="Bourdelin, Sonia" w:date="2026-05-19T21:43:00Z" w16du:dateUtc="2026-05-19T19:43:00Z">
        <w:r w:rsidDel="00E22AAF">
          <w:delText>view :</w:delText>
        </w:r>
      </w:del>
      <w:ins w:id="369" w:author="Bourdelin, Sonia" w:date="2026-05-19T21:44:00Z" w16du:dateUtc="2026-05-19T19:44:00Z">
        <w:r w:rsidR="00E22AAF">
          <w:t>summary</w:t>
        </w:r>
      </w:ins>
      <w:ins w:id="370" w:author="Bourdelin, Sonia" w:date="2026-05-20T09:24:00Z" w16du:dateUtc="2026-05-20T07:24:00Z">
        <w:r w:rsidR="008512BE">
          <w:t xml:space="preserve"> including </w:t>
        </w:r>
      </w:ins>
      <w:ins w:id="371" w:author="Bourdelin, Sonia" w:date="2026-05-19T21:43:00Z" w16du:dateUtc="2026-05-19T19:43:00Z">
        <w:r w:rsidR="00E22AAF">
          <w:t>:</w:t>
        </w:r>
      </w:ins>
    </w:p>
    <w:p w14:paraId="69D0C882" w14:textId="5737BF86" w:rsidR="005C410C" w:rsidRDefault="00490CB3">
      <w:pPr>
        <w:pStyle w:val="ListParagraph"/>
        <w:numPr>
          <w:ilvl w:val="1"/>
          <w:numId w:val="2"/>
        </w:numPr>
      </w:pPr>
      <w:ins w:id="372" w:author="Bourdelin, Sonia" w:date="2026-05-19T22:25:00Z" w16du:dateUtc="2026-05-19T20:25:00Z">
        <w:r>
          <w:t xml:space="preserve">basket </w:t>
        </w:r>
      </w:ins>
      <w:del w:id="373" w:author="Bourdelin, Sonia" w:date="2026-05-19T21:40:00Z" w16du:dateUtc="2026-05-19T19:40:00Z">
        <w:r w:rsidR="00CE3A5B" w:rsidDel="00E22AAF">
          <w:delText>CUSTOMER PURCHASE PACKAGE(</w:delText>
        </w:r>
      </w:del>
      <w:ins w:id="374" w:author="Bourdelin, Sonia" w:date="2026-05-19T21:40:00Z" w16du:dateUtc="2026-05-19T19:40:00Z">
        <w:r w:rsidR="00E22AAF">
          <w:t>element</w:t>
        </w:r>
      </w:ins>
      <w:r w:rsidR="00CE3A5B">
        <w:t>s</w:t>
      </w:r>
      <w:del w:id="375" w:author="Bourdelin, Sonia" w:date="2026-05-19T21:40:00Z" w16du:dateUtc="2026-05-19T19:40:00Z">
        <w:r w:rsidR="00CE3A5B" w:rsidDel="00E22AAF">
          <w:delText>)</w:delText>
        </w:r>
      </w:del>
      <w:r w:rsidR="00CE3A5B">
        <w:t xml:space="preserve"> to </w:t>
      </w:r>
      <w:del w:id="376" w:author="Bourdelin, Sonia" w:date="2026-05-19T21:40:00Z" w16du:dateUtc="2026-05-19T19:40:00Z">
        <w:r w:rsidR="00CE3A5B" w:rsidDel="00E22AAF">
          <w:delText xml:space="preserve">be </w:delText>
        </w:r>
      </w:del>
      <w:r w:rsidR="00CE3A5B">
        <w:t>pa</w:t>
      </w:r>
      <w:del w:id="377" w:author="Bourdelin, Sonia" w:date="2026-05-19T21:40:00Z" w16du:dateUtc="2026-05-19T19:40:00Z">
        <w:r w:rsidR="00CE3A5B" w:rsidDel="00E22AAF">
          <w:delText>id</w:delText>
        </w:r>
      </w:del>
      <w:ins w:id="378" w:author="Bourdelin, Sonia" w:date="2026-05-19T21:40:00Z" w16du:dateUtc="2026-05-19T19:40:00Z">
        <w:r w:rsidR="00E22AAF">
          <w:t>y</w:t>
        </w:r>
      </w:ins>
      <w:ins w:id="379" w:author="Bourdelin, Sonia" w:date="2026-05-19T21:43:00Z" w16du:dateUtc="2026-05-19T19:43:00Z">
        <w:r w:rsidR="00E22AAF">
          <w:t>,</w:t>
        </w:r>
      </w:ins>
      <w:del w:id="380" w:author="Bourdelin, Sonia" w:date="2026-05-19T21:43:00Z" w16du:dateUtc="2026-05-19T19:43:00Z">
        <w:r w:rsidR="00CE3A5B" w:rsidDel="00E22AAF">
          <w:delText>;</w:delText>
        </w:r>
      </w:del>
    </w:p>
    <w:p w14:paraId="0396B34A" w14:textId="27880070" w:rsidR="005C410C" w:rsidRDefault="00E22AAF">
      <w:pPr>
        <w:pStyle w:val="ListParagraph"/>
        <w:numPr>
          <w:ilvl w:val="1"/>
          <w:numId w:val="2"/>
        </w:numPr>
      </w:pPr>
      <w:ins w:id="381" w:author="Bourdelin, Sonia" w:date="2026-05-19T21:42:00Z" w16du:dateUtc="2026-05-19T19:42:00Z">
        <w:r>
          <w:t>c</w:t>
        </w:r>
      </w:ins>
      <w:ins w:id="382" w:author="Bourdelin, Sonia" w:date="2026-05-19T21:40:00Z" w16du:dateUtc="2026-05-19T19:40:00Z">
        <w:r>
          <w:t>urrent price (</w:t>
        </w:r>
      </w:ins>
      <w:r w:rsidR="00CE3A5B">
        <w:t>PRICE</w:t>
      </w:r>
      <w:ins w:id="383" w:author="Bourdelin, Sonia" w:date="2026-05-19T21:40:00Z" w16du:dateUtc="2026-05-19T19:40:00Z">
        <w:r>
          <w:t>)</w:t>
        </w:r>
      </w:ins>
      <w:r w:rsidR="00CE3A5B">
        <w:t xml:space="preserve"> of each and total amount for the current options</w:t>
      </w:r>
      <w:ins w:id="384" w:author="Bourdelin, Sonia" w:date="2026-05-19T21:42:00Z" w16du:dateUtc="2026-05-19T19:42:00Z">
        <w:r>
          <w:t>,</w:t>
        </w:r>
      </w:ins>
      <w:del w:id="385" w:author="Bourdelin, Sonia" w:date="2026-05-19T21:42:00Z" w16du:dateUtc="2026-05-19T19:42:00Z">
        <w:r w:rsidR="00CE3A5B" w:rsidDel="00E22AAF">
          <w:delText>;</w:delText>
        </w:r>
      </w:del>
    </w:p>
    <w:p w14:paraId="32114216" w14:textId="3E003A7F" w:rsidR="005C410C" w:rsidRDefault="00CE3A5B">
      <w:pPr>
        <w:pStyle w:val="ListParagraph"/>
        <w:numPr>
          <w:ilvl w:val="1"/>
          <w:numId w:val="2"/>
        </w:numPr>
      </w:pPr>
      <w:r>
        <w:t xml:space="preserve">selected or available </w:t>
      </w:r>
      <w:ins w:id="386" w:author="Bourdelin, Sonia" w:date="2026-05-19T21:41:00Z">
        <w:r w:rsidR="00E22AAF" w:rsidRPr="00E22AAF">
          <w:t xml:space="preserve">payment method(s) </w:t>
        </w:r>
      </w:ins>
      <w:ins w:id="387" w:author="Bourdelin, Sonia" w:date="2026-05-19T21:41:00Z" w16du:dateUtc="2026-05-19T19:41:00Z">
        <w:r w:rsidR="00E22AAF">
          <w:t>(</w:t>
        </w:r>
      </w:ins>
      <w:r>
        <w:t>PAYMENT METHOD(s)</w:t>
      </w:r>
      <w:ins w:id="388" w:author="Bourdelin, Sonia" w:date="2026-05-19T21:41:00Z" w16du:dateUtc="2026-05-19T19:41:00Z">
        <w:r w:rsidR="00E22AAF">
          <w:t>)</w:t>
        </w:r>
      </w:ins>
      <w:ins w:id="389" w:author="Bourdelin, Sonia" w:date="2026-05-19T21:42:00Z" w16du:dateUtc="2026-05-19T19:42:00Z">
        <w:r w:rsidR="00E22AAF">
          <w:t>,</w:t>
        </w:r>
      </w:ins>
      <w:del w:id="390" w:author="Bourdelin, Sonia" w:date="2026-05-19T21:42:00Z" w16du:dateUtc="2026-05-19T19:42:00Z">
        <w:r w:rsidDel="00E22AAF">
          <w:delText>;</w:delText>
        </w:r>
      </w:del>
    </w:p>
    <w:p w14:paraId="29E63072" w14:textId="5A27B554" w:rsidR="005C410C" w:rsidRDefault="00E22AAF">
      <w:pPr>
        <w:pStyle w:val="ListParagraph"/>
        <w:numPr>
          <w:ilvl w:val="1"/>
          <w:numId w:val="2"/>
        </w:numPr>
      </w:pPr>
      <w:ins w:id="391" w:author="Bourdelin, Sonia" w:date="2026-05-19T21:41:00Z" w16du:dateUtc="2026-05-19T19:41:00Z">
        <w:r>
          <w:t>charging timing (</w:t>
        </w:r>
      </w:ins>
      <w:r w:rsidR="00CE3A5B">
        <w:t>CHARGING MOMENT(s)</w:t>
      </w:r>
      <w:del w:id="392" w:author="Bourdelin, Sonia" w:date="2026-05-19T21:42:00Z" w16du:dateUtc="2026-05-19T19:42:00Z">
        <w:r w:rsidR="00CE3A5B" w:rsidDel="00E22AAF">
          <w:delText>;</w:delText>
        </w:r>
      </w:del>
      <w:ins w:id="393" w:author="Bourdelin, Sonia" w:date="2026-05-19T21:42:00Z" w16du:dateUtc="2026-05-19T19:42:00Z">
        <w:r>
          <w:t>),</w:t>
        </w:r>
      </w:ins>
    </w:p>
    <w:p w14:paraId="5CCB3DFB" w14:textId="35A915E7" w:rsidR="005C410C" w:rsidRDefault="00CE3A5B">
      <w:pPr>
        <w:pStyle w:val="ListParagraph"/>
        <w:numPr>
          <w:ilvl w:val="1"/>
          <w:numId w:val="2"/>
        </w:numPr>
      </w:pPr>
      <w:r>
        <w:t>payment deadline(s) or milestones for group purchase</w:t>
      </w:r>
      <w:ins w:id="394" w:author="Bourdelin, Sonia" w:date="2026-05-19T21:43:00Z" w16du:dateUtc="2026-05-19T19:43:00Z">
        <w:r w:rsidR="00E22AAF">
          <w:t>,</w:t>
        </w:r>
      </w:ins>
      <w:del w:id="395" w:author="Bourdelin, Sonia" w:date="2026-05-19T21:43:00Z" w16du:dateUtc="2026-05-19T19:43:00Z">
        <w:r w:rsidDel="00E22AAF">
          <w:delText>;</w:delText>
        </w:r>
      </w:del>
    </w:p>
    <w:p w14:paraId="4D4916B5" w14:textId="092E649A" w:rsidR="005C410C" w:rsidRDefault="00CE3A5B">
      <w:pPr>
        <w:pStyle w:val="ListParagraph"/>
        <w:numPr>
          <w:ilvl w:val="1"/>
          <w:numId w:val="2"/>
        </w:numPr>
      </w:pPr>
      <w:r>
        <w:t>fees, taxes and currency(s) information including available shipping possibilities and operation fees</w:t>
      </w:r>
      <w:ins w:id="396" w:author="Bourdelin, Sonia" w:date="2026-05-19T21:43:00Z" w16du:dateUtc="2026-05-19T19:43:00Z">
        <w:r w:rsidR="00E22AAF">
          <w:t>,</w:t>
        </w:r>
      </w:ins>
      <w:del w:id="397" w:author="Bourdelin, Sonia" w:date="2026-05-19T21:43:00Z" w16du:dateUtc="2026-05-19T19:43:00Z">
        <w:r w:rsidDel="00E22AAF">
          <w:delText>;</w:delText>
        </w:r>
      </w:del>
    </w:p>
    <w:p w14:paraId="6C1DEA36" w14:textId="152F3E5F" w:rsidR="005C410C" w:rsidRDefault="00CE3A5B">
      <w:pPr>
        <w:pStyle w:val="ListParagraph"/>
        <w:numPr>
          <w:ilvl w:val="1"/>
          <w:numId w:val="2"/>
        </w:numPr>
      </w:pPr>
      <w:r>
        <w:t>any deferred amount or future instalment amount, where applicable</w:t>
      </w:r>
      <w:ins w:id="398" w:author="Bourdelin, Sonia" w:date="2026-05-19T21:43:00Z" w16du:dateUtc="2026-05-19T19:43:00Z">
        <w:r w:rsidR="00E22AAF">
          <w:t>,</w:t>
        </w:r>
      </w:ins>
      <w:del w:id="399" w:author="Bourdelin, Sonia" w:date="2026-05-19T21:43:00Z" w16du:dateUtc="2026-05-19T19:43:00Z">
        <w:r w:rsidDel="00E22AAF">
          <w:delText>;</w:delText>
        </w:r>
      </w:del>
    </w:p>
    <w:p w14:paraId="16F8C9CA" w14:textId="62CE6FFA" w:rsidR="005C410C" w:rsidRDefault="00CE3A5B">
      <w:pPr>
        <w:pStyle w:val="ListParagraph"/>
        <w:numPr>
          <w:ilvl w:val="1"/>
          <w:numId w:val="2"/>
        </w:numPr>
      </w:pPr>
      <w:r>
        <w:t>main conditions attached to payment, linked to deferred payment, B2B invoicing or corporate approval</w:t>
      </w:r>
      <w:ins w:id="400" w:author="Bourdelin, Sonia" w:date="2026-05-19T21:43:00Z" w16du:dateUtc="2026-05-19T19:43:00Z">
        <w:r w:rsidR="00E22AAF">
          <w:t>,</w:t>
        </w:r>
      </w:ins>
      <w:del w:id="401" w:author="Bourdelin, Sonia" w:date="2026-05-19T21:43:00Z" w16du:dateUtc="2026-05-19T19:43:00Z">
        <w:r w:rsidDel="00E22AAF">
          <w:delText>;</w:delText>
        </w:r>
      </w:del>
    </w:p>
    <w:p w14:paraId="6EC930EC" w14:textId="77777777" w:rsidR="005C410C" w:rsidRDefault="00CE3A5B">
      <w:pPr>
        <w:pStyle w:val="ListParagraph"/>
        <w:numPr>
          <w:ilvl w:val="1"/>
          <w:numId w:val="2"/>
        </w:numPr>
      </w:pPr>
      <w:r>
        <w:t>main consequences of payment failure or expiry.</w:t>
      </w:r>
    </w:p>
    <w:p w14:paraId="0FB78278" w14:textId="5E88BD1A" w:rsidR="005C410C" w:rsidRDefault="00D44EC3">
      <w:pPr>
        <w:rPr>
          <w:ins w:id="402" w:author="Bourdelin, Sonia" w:date="2026-05-20T09:04:00Z" w16du:dateUtc="2026-05-20T07:04:00Z"/>
        </w:rPr>
      </w:pPr>
      <w:ins w:id="403" w:author="Bourdelin, Sonia" w:date="2026-05-20T09:04:00Z">
        <w:r w:rsidRPr="00D44EC3">
          <w:t xml:space="preserve">The payable summary also includes any </w:t>
        </w:r>
        <w:r w:rsidRPr="00D44EC3">
          <w:rPr>
            <w:b/>
            <w:bCs/>
          </w:rPr>
          <w:t>Retailer-provided payable items</w:t>
        </w:r>
        <w:r w:rsidRPr="00D44EC3">
          <w:t xml:space="preserve"> (e.g. insurance, extended after-sales conditions) and any </w:t>
        </w:r>
        <w:r w:rsidRPr="00D44EC3">
          <w:rPr>
            <w:b/>
            <w:bCs/>
          </w:rPr>
          <w:t>Retailer fees</w:t>
        </w:r>
        <w:r w:rsidRPr="00D44EC3">
          <w:t xml:space="preserve"> independent of Distributor rules (e.g. platform/service fees, payment method fees, delivery/shipping fees where applicable), clearly identified as Retailer items and included in the total amount.</w:t>
        </w:r>
      </w:ins>
    </w:p>
    <w:p w14:paraId="2FE8AB79" w14:textId="77777777" w:rsidR="00D44EC3" w:rsidRDefault="00D44EC3"/>
    <w:p w14:paraId="3B4BDC5A" w14:textId="44B8E87C" w:rsidR="005C410C" w:rsidRDefault="00CE3A5B">
      <w:r>
        <w:t xml:space="preserve">3. The </w:t>
      </w:r>
      <w:del w:id="404" w:author="Bourdelin, Sonia" w:date="2026-05-19T21:44:00Z" w16du:dateUtc="2026-05-19T19:44:00Z">
        <w:r w:rsidDel="00E22AAF">
          <w:delText>TRANSPORT CUSTOMER</w:delText>
        </w:r>
      </w:del>
      <w:ins w:id="405" w:author="Bourdelin, Sonia" w:date="2026-05-19T21:44:00Z" w16du:dateUtc="2026-05-19T19:44:00Z">
        <w:r w:rsidR="00E22AAF">
          <w:t>Buyer</w:t>
        </w:r>
      </w:ins>
      <w:r>
        <w:t xml:space="preserve"> selects and/or confirms the </w:t>
      </w:r>
      <w:ins w:id="406" w:author="Bourdelin, Sonia" w:date="2026-05-19T21:45:00Z">
        <w:r w:rsidR="00E22AAF" w:rsidRPr="00E22AAF">
          <w:t xml:space="preserve">payment method(s) </w:t>
        </w:r>
      </w:ins>
      <w:del w:id="407" w:author="Bourdelin, Sonia" w:date="2026-05-19T21:45:00Z" w16du:dateUtc="2026-05-19T19:45:00Z">
        <w:r w:rsidDel="006273D2">
          <w:delText xml:space="preserve">PAYMENT METHOD(s) </w:delText>
        </w:r>
      </w:del>
      <w:r>
        <w:t xml:space="preserve">and </w:t>
      </w:r>
      <w:ins w:id="408" w:author="Bourdelin, Sonia" w:date="2026-05-19T21:45:00Z" w16du:dateUtc="2026-05-19T19:45:00Z">
        <w:r w:rsidR="006273D2">
          <w:t xml:space="preserve">any payment </w:t>
        </w:r>
      </w:ins>
      <w:r>
        <w:t>options</w:t>
      </w:r>
      <w:ins w:id="409" w:author="Bourdelin, Sonia" w:date="2026-05-19T21:45:00Z" w16du:dateUtc="2026-05-19T19:45:00Z">
        <w:r w:rsidR="006273D2" w:rsidRPr="006273D2">
          <w:t xml:space="preserve"> </w:t>
        </w:r>
      </w:ins>
      <w:ins w:id="410" w:author="Bourdelin, Sonia" w:date="2026-05-19T21:45:00Z">
        <w:r w:rsidR="006273D2" w:rsidRPr="006273D2">
          <w:t>(split payment, voucher, corporate invoicing, instalments</w:t>
        </w:r>
      </w:ins>
      <w:ins w:id="411" w:author="Bourdelin, Sonia" w:date="2026-05-20T09:04:00Z" w16du:dateUtc="2026-05-20T07:04:00Z">
        <w:r w:rsidR="00D44EC3">
          <w:t xml:space="preserve">) </w:t>
        </w:r>
      </w:ins>
      <w:ins w:id="412" w:author="Bourdelin, Sonia" w:date="2026-05-20T09:04:00Z">
        <w:r w:rsidR="00D44EC3" w:rsidRPr="00D44EC3">
          <w:t>including any Retailer-provided items/fees when applicable</w:t>
        </w:r>
      </w:ins>
      <w:ins w:id="413" w:author="Bourdelin, Sonia" w:date="2026-05-19T21:45:00Z">
        <w:r w:rsidR="006273D2" w:rsidRPr="006273D2">
          <w:t xml:space="preserve"> where applicable</w:t>
        </w:r>
      </w:ins>
      <w:r>
        <w:t>.</w:t>
      </w:r>
    </w:p>
    <w:p w14:paraId="30E3C7FF" w14:textId="758D2058" w:rsidR="005C410C" w:rsidRDefault="6C4F44F4">
      <w:r>
        <w:t xml:space="preserve">4. </w:t>
      </w:r>
      <w:commentRangeStart w:id="414"/>
      <w:commentRangeStart w:id="415"/>
      <w:r>
        <w:t xml:space="preserve">If required, the Retailer and/or Distributor shall refresh the final payable </w:t>
      </w:r>
      <w:del w:id="416" w:author="Bourdelin, Sonia" w:date="2026-05-19T21:46:00Z" w16du:dateUtc="2026-05-19T19:46:00Z">
        <w:r w:rsidDel="006273D2">
          <w:delText xml:space="preserve">PRICE </w:delText>
        </w:r>
      </w:del>
      <w:ins w:id="417" w:author="Bourdelin, Sonia" w:date="2026-05-19T21:46:00Z" w16du:dateUtc="2026-05-19T19:46:00Z">
        <w:r w:rsidR="006273D2">
          <w:t xml:space="preserve">amount </w:t>
        </w:r>
      </w:ins>
      <w:r>
        <w:t xml:space="preserve">before payment confirmation and present the updated state to </w:t>
      </w:r>
      <w:del w:id="418" w:author="Bourdelin, Sonia" w:date="2026-05-19T21:47:00Z" w16du:dateUtc="2026-05-19T19:47:00Z">
        <w:r w:rsidDel="006273D2">
          <w:delText>TRANSPORT CUSTOMER</w:delText>
        </w:r>
      </w:del>
      <w:ins w:id="419" w:author="Bourdelin, Sonia" w:date="2026-05-19T21:47:00Z" w16du:dateUtc="2026-05-19T19:47:00Z">
        <w:r w:rsidR="006273D2">
          <w:t>Buyer</w:t>
        </w:r>
      </w:ins>
      <w:r>
        <w:t>, especially if:</w:t>
      </w:r>
    </w:p>
    <w:p w14:paraId="689758D2" w14:textId="430CED9F" w:rsidR="005C410C" w:rsidRDefault="00CE3A5B">
      <w:pPr>
        <w:pStyle w:val="ListParagraph"/>
        <w:numPr>
          <w:ilvl w:val="1"/>
          <w:numId w:val="2"/>
        </w:numPr>
      </w:pPr>
      <w:r>
        <w:t xml:space="preserve">the locked validity period is close to </w:t>
      </w:r>
      <w:del w:id="420" w:author="Bourdelin, Sonia" w:date="2026-05-19T21:49:00Z" w16du:dateUtc="2026-05-19T19:49:00Z">
        <w:r w:rsidDel="006273D2">
          <w:delText>expiry</w:delText>
        </w:r>
      </w:del>
      <w:ins w:id="421" w:author="Bourdelin, Sonia" w:date="2026-05-19T21:49:00Z" w16du:dateUtc="2026-05-19T19:49:00Z">
        <w:r w:rsidR="006273D2">
          <w:t>expiry,</w:t>
        </w:r>
      </w:ins>
      <w:r>
        <w:t xml:space="preserve"> or one or more component deadlines are close to expiry</w:t>
      </w:r>
      <w:ins w:id="422" w:author="Bourdelin, Sonia" w:date="2026-05-19T21:48:00Z" w16du:dateUtc="2026-05-19T19:48:00Z">
        <w:r w:rsidR="006273D2">
          <w:t xml:space="preserve"> (charging milestone)</w:t>
        </w:r>
      </w:ins>
      <w:r>
        <w:t>;</w:t>
      </w:r>
    </w:p>
    <w:p w14:paraId="7C55C63C" w14:textId="38298F57" w:rsidR="005C410C" w:rsidRDefault="00CE3A5B">
      <w:pPr>
        <w:pStyle w:val="ListParagraph"/>
        <w:numPr>
          <w:ilvl w:val="1"/>
          <w:numId w:val="2"/>
        </w:numPr>
        <w:rPr>
          <w:ins w:id="423" w:author="Bourdelin, Sonia" w:date="2026-05-20T09:05:00Z" w16du:dateUtc="2026-05-20T07:05:00Z"/>
        </w:rPr>
      </w:pPr>
      <w:r>
        <w:t>one or many options changes the final amount to pay. (</w:t>
      </w:r>
      <w:r w:rsidR="006273D2">
        <w:t>payment method</w:t>
      </w:r>
      <w:r>
        <w:t>, taxes, invoicing, delivery, corporate rules or currency conversion affect the payable amount)</w:t>
      </w:r>
      <w:ins w:id="424" w:author="Bourdelin, Sonia" w:date="2026-05-20T09:05:00Z" w16du:dateUtc="2026-05-20T07:05:00Z">
        <w:r w:rsidR="00D44EC3">
          <w:t xml:space="preserve">, </w:t>
        </w:r>
      </w:ins>
      <w:del w:id="425" w:author="Bourdelin, Sonia" w:date="2026-05-20T09:05:00Z" w16du:dateUtc="2026-05-20T07:05:00Z">
        <w:r w:rsidDel="00D44EC3">
          <w:delText>.</w:delText>
        </w:r>
      </w:del>
    </w:p>
    <w:p w14:paraId="511FF1EB" w14:textId="11436F67" w:rsidR="00D44EC3" w:rsidRDefault="00D44EC3">
      <w:pPr>
        <w:pStyle w:val="ListParagraph"/>
        <w:numPr>
          <w:ilvl w:val="1"/>
          <w:numId w:val="2"/>
        </w:numPr>
      </w:pPr>
      <w:ins w:id="426" w:author="Bourdelin, Sonia" w:date="2026-05-20T09:05:00Z">
        <w:r w:rsidRPr="00D44EC3">
          <w:t>Retailer fees or selected Retailer add-ons change the payable amount.</w:t>
        </w:r>
      </w:ins>
    </w:p>
    <w:p w14:paraId="1FC39945" w14:textId="77777777" w:rsidR="005C410C" w:rsidRDefault="005C410C"/>
    <w:p w14:paraId="646BA6F5" w14:textId="170BC9AF" w:rsidR="005C410C" w:rsidRPr="0027693F" w:rsidRDefault="551E4CF9" w:rsidP="551E4CF9">
      <w:pPr>
        <w:pStyle w:val="ListParagraph"/>
        <w:numPr>
          <w:ilvl w:val="0"/>
          <w:numId w:val="2"/>
        </w:numPr>
        <w:rPr>
          <w:b/>
          <w:bCs/>
        </w:rPr>
      </w:pPr>
      <w:r w:rsidRPr="0027693F">
        <w:rPr>
          <w:b/>
          <w:bCs/>
        </w:rPr>
        <w:t xml:space="preserve">Distributor and PSP </w:t>
      </w:r>
      <w:del w:id="427" w:author="Bourdelin, Sonia" w:date="2026-05-19T21:57:00Z" w16du:dateUtc="2026-05-19T19:57:00Z">
        <w:r w:rsidRPr="0027693F" w:rsidDel="00F958D4">
          <w:rPr>
            <w:b/>
            <w:bCs/>
          </w:rPr>
          <w:delText>contraints</w:delText>
        </w:r>
      </w:del>
      <w:ins w:id="428" w:author="Bourdelin, Sonia" w:date="2026-05-19T21:57:00Z" w16du:dateUtc="2026-05-19T19:57:00Z">
        <w:r w:rsidR="00F958D4" w:rsidRPr="0027693F">
          <w:rPr>
            <w:b/>
            <w:bCs/>
          </w:rPr>
          <w:t>constraints</w:t>
        </w:r>
      </w:ins>
      <w:r w:rsidRPr="0027693F">
        <w:rPr>
          <w:b/>
          <w:bCs/>
        </w:rPr>
        <w:t xml:space="preserve"> </w:t>
      </w:r>
      <w:del w:id="429" w:author="Bourdelin, Sonia" w:date="2026-05-05T12:55:00Z" w16du:dateUtc="2026-05-05T12:55:22Z">
        <w:r w:rsidRPr="0027693F" w:rsidDel="551E4CF9">
          <w:rPr>
            <w:b/>
            <w:bCs/>
          </w:rPr>
          <w:delText>synchonization</w:delText>
        </w:r>
      </w:del>
      <w:ins w:id="430" w:author="Bourdelin, Sonia" w:date="2026-05-05T12:55:00Z" w16du:dateUtc="2026-05-05T12:55:22Z">
        <w:r w:rsidRPr="551E4CF9">
          <w:rPr>
            <w:b/>
            <w:bCs/>
          </w:rPr>
          <w:t>synchronization</w:t>
        </w:r>
      </w:ins>
    </w:p>
    <w:p w14:paraId="08F76CFC" w14:textId="6BDBEA7C" w:rsidR="005C410C" w:rsidDel="006273D2" w:rsidRDefault="00CE3A5B">
      <w:pPr>
        <w:rPr>
          <w:del w:id="431" w:author="Bourdelin, Sonia" w:date="2026-05-19T21:51:00Z" w16du:dateUtc="2026-05-19T19:51:00Z"/>
        </w:rPr>
      </w:pPr>
      <w:r>
        <w:t>5. For each concerned Distributor, the Retailer verifies and confirms</w:t>
      </w:r>
      <w:ins w:id="432" w:author="Bourdelin, Sonia" w:date="2026-05-19T21:51:00Z" w16du:dateUtc="2026-05-19T19:51:00Z">
        <w:r w:rsidR="006273D2">
          <w:t xml:space="preserve"> the payable </w:t>
        </w:r>
      </w:ins>
      <w:del w:id="433" w:author="Bourdelin, Sonia" w:date="2026-05-19T21:54:00Z" w16du:dateUtc="2026-05-19T19:54:00Z">
        <w:r w:rsidDel="006273D2">
          <w:delText>:</w:delText>
        </w:r>
      </w:del>
      <w:ins w:id="434" w:author="Bourdelin, Sonia" w:date="2026-05-19T21:54:00Z" w16du:dateUtc="2026-05-19T19:54:00Z">
        <w:r w:rsidR="006273D2">
          <w:t>constraints:</w:t>
        </w:r>
      </w:ins>
      <w:ins w:id="435" w:author="Bourdelin, Sonia" w:date="2026-05-19T21:51:00Z" w16du:dateUtc="2026-05-19T19:51:00Z">
        <w:r w:rsidR="006273D2">
          <w:t xml:space="preserve"> </w:t>
        </w:r>
      </w:ins>
    </w:p>
    <w:p w14:paraId="78E02DA1" w14:textId="3C2AAF8D" w:rsidR="005C410C" w:rsidDel="006273D2" w:rsidRDefault="00CE3A5B">
      <w:pPr>
        <w:rPr>
          <w:del w:id="436" w:author="Bourdelin, Sonia" w:date="2026-05-19T21:51:00Z" w16du:dateUtc="2026-05-19T19:51:00Z"/>
        </w:rPr>
        <w:pPrChange w:id="437" w:author="Bourdelin, Sonia" w:date="2026-05-19T21:51:00Z" w16du:dateUtc="2026-05-19T19:51:00Z">
          <w:pPr>
            <w:pStyle w:val="ListParagraph"/>
            <w:numPr>
              <w:ilvl w:val="1"/>
              <w:numId w:val="2"/>
            </w:numPr>
            <w:ind w:left="1440" w:hanging="360"/>
          </w:pPr>
        </w:pPrChange>
      </w:pPr>
      <w:del w:id="438" w:author="Bourdelin, Sonia" w:date="2026-05-19T21:50:00Z" w16du:dateUtc="2026-05-19T19:50:00Z">
        <w:r w:rsidDel="006273D2">
          <w:delText>CUSTOMER PURCHASE PACKAGE</w:delText>
        </w:r>
      </w:del>
      <w:del w:id="439" w:author="Bourdelin, Sonia" w:date="2026-05-19T21:51:00Z" w16du:dateUtc="2026-05-19T19:51:00Z">
        <w:r w:rsidDel="006273D2">
          <w:delText xml:space="preserve"> </w:delText>
        </w:r>
      </w:del>
      <w:r>
        <w:t>identifier</w:t>
      </w:r>
      <w:ins w:id="440" w:author="Bourdelin, Sonia" w:date="2026-05-19T21:51:00Z" w16du:dateUtc="2026-05-19T19:51:00Z">
        <w:r w:rsidR="006273D2">
          <w:t>s</w:t>
        </w:r>
      </w:ins>
      <w:del w:id="441" w:author="Bourdelin, Sonia" w:date="2026-05-19T21:51:00Z" w16du:dateUtc="2026-05-19T19:51:00Z">
        <w:r w:rsidDel="006273D2">
          <w:delText>;</w:delText>
        </w:r>
      </w:del>
      <w:ins w:id="442" w:author="Bourdelin, Sonia" w:date="2026-05-19T21:51:00Z" w16du:dateUtc="2026-05-19T19:51:00Z">
        <w:r w:rsidR="006273D2">
          <w:t xml:space="preserve">, </w:t>
        </w:r>
      </w:ins>
    </w:p>
    <w:p w14:paraId="4CE6DA5E" w14:textId="46D46655" w:rsidR="005C410C" w:rsidDel="006273D2" w:rsidRDefault="00CE3A5B">
      <w:pPr>
        <w:rPr>
          <w:del w:id="443" w:author="Bourdelin, Sonia" w:date="2026-05-19T21:52:00Z" w16du:dateUtc="2026-05-19T19:52:00Z"/>
        </w:rPr>
        <w:pPrChange w:id="444" w:author="Bourdelin, Sonia" w:date="2026-05-19T21:51:00Z" w16du:dateUtc="2026-05-19T19:51:00Z">
          <w:pPr>
            <w:pStyle w:val="ListParagraph"/>
            <w:numPr>
              <w:ilvl w:val="1"/>
              <w:numId w:val="2"/>
            </w:numPr>
            <w:ind w:left="1440" w:hanging="360"/>
          </w:pPr>
        </w:pPrChange>
      </w:pPr>
      <w:r>
        <w:t xml:space="preserve">final </w:t>
      </w:r>
      <w:del w:id="445" w:author="Bourdelin, Sonia" w:date="2026-05-19T21:50:00Z" w16du:dateUtc="2026-05-19T19:50:00Z">
        <w:r w:rsidDel="006273D2">
          <w:delText xml:space="preserve">PRICE </w:delText>
        </w:r>
      </w:del>
      <w:ins w:id="446" w:author="Bourdelin, Sonia" w:date="2026-05-19T21:50:00Z" w16du:dateUtc="2026-05-19T19:50:00Z">
        <w:r w:rsidR="006273D2">
          <w:t xml:space="preserve">amount </w:t>
        </w:r>
      </w:ins>
      <w:r>
        <w:t>and currency</w:t>
      </w:r>
      <w:ins w:id="447" w:author="Bourdelin, Sonia" w:date="2026-05-19T21:51:00Z" w16du:dateUtc="2026-05-19T19:51:00Z">
        <w:r w:rsidR="006273D2">
          <w:t>,</w:t>
        </w:r>
      </w:ins>
      <w:del w:id="448" w:author="Bourdelin, Sonia" w:date="2026-05-19T21:51:00Z" w16du:dateUtc="2026-05-19T19:51:00Z">
        <w:r w:rsidDel="006273D2">
          <w:delText>;</w:delText>
        </w:r>
      </w:del>
    </w:p>
    <w:p w14:paraId="7B1D221D" w14:textId="578BBDF2" w:rsidR="005C410C" w:rsidDel="006273D2" w:rsidRDefault="006273D2">
      <w:pPr>
        <w:rPr>
          <w:del w:id="449" w:author="Bourdelin, Sonia" w:date="2026-05-19T21:52:00Z" w16du:dateUtc="2026-05-19T19:52:00Z"/>
        </w:rPr>
        <w:pPrChange w:id="450" w:author="Bourdelin, Sonia" w:date="2026-05-19T21:52:00Z" w16du:dateUtc="2026-05-19T19:52:00Z">
          <w:pPr>
            <w:pStyle w:val="ListParagraph"/>
            <w:numPr>
              <w:ilvl w:val="1"/>
              <w:numId w:val="2"/>
            </w:numPr>
            <w:ind w:left="1440" w:hanging="360"/>
          </w:pPr>
        </w:pPrChange>
      </w:pPr>
      <w:ins w:id="451" w:author="Bourdelin, Sonia" w:date="2026-05-19T21:52:00Z" w16du:dateUtc="2026-05-19T19:52:00Z">
        <w:r>
          <w:t xml:space="preserve"> </w:t>
        </w:r>
      </w:ins>
      <w:r w:rsidR="00CE3A5B">
        <w:t>taxes and invoicing constraints</w:t>
      </w:r>
      <w:ins w:id="452" w:author="Bourdelin, Sonia" w:date="2026-05-19T21:52:00Z" w16du:dateUtc="2026-05-19T19:52:00Z">
        <w:r>
          <w:t xml:space="preserve">, </w:t>
        </w:r>
      </w:ins>
      <w:del w:id="453" w:author="Bourdelin, Sonia" w:date="2026-05-19T21:52:00Z" w16du:dateUtc="2026-05-19T19:52:00Z">
        <w:r w:rsidR="00CE3A5B" w:rsidDel="006273D2">
          <w:delText>;</w:delText>
        </w:r>
      </w:del>
    </w:p>
    <w:p w14:paraId="210B9684" w14:textId="5CF66732" w:rsidR="005C410C" w:rsidDel="006273D2" w:rsidRDefault="00CE3A5B">
      <w:pPr>
        <w:rPr>
          <w:del w:id="454" w:author="Bourdelin, Sonia" w:date="2026-05-19T21:52:00Z" w16du:dateUtc="2026-05-19T19:52:00Z"/>
        </w:rPr>
        <w:pPrChange w:id="455" w:author="Bourdelin, Sonia" w:date="2026-05-19T21:52:00Z" w16du:dateUtc="2026-05-19T19:52:00Z">
          <w:pPr>
            <w:pStyle w:val="ListParagraph"/>
            <w:numPr>
              <w:ilvl w:val="1"/>
              <w:numId w:val="2"/>
            </w:numPr>
            <w:ind w:left="1440" w:hanging="360"/>
          </w:pPr>
        </w:pPrChange>
      </w:pPr>
      <w:del w:id="456" w:author="Bourdelin, Sonia" w:date="2026-05-19T21:50:00Z" w16du:dateUtc="2026-05-19T19:50:00Z">
        <w:r w:rsidDel="006273D2">
          <w:delText>CHARGING MOMENT(s);</w:delText>
        </w:r>
      </w:del>
      <w:ins w:id="457" w:author="Bourdelin, Sonia" w:date="2026-05-19T21:50:00Z" w16du:dateUtc="2026-05-19T19:50:00Z">
        <w:r w:rsidR="006273D2">
          <w:t>charging timing</w:t>
        </w:r>
      </w:ins>
      <w:ins w:id="458" w:author="Bourdelin, Sonia" w:date="2026-05-19T21:52:00Z" w16du:dateUtc="2026-05-19T19:52:00Z">
        <w:r w:rsidR="006273D2">
          <w:t xml:space="preserve">, </w:t>
        </w:r>
      </w:ins>
    </w:p>
    <w:p w14:paraId="5EC5844D" w14:textId="694B9EF5" w:rsidR="005C410C" w:rsidDel="006273D2" w:rsidRDefault="00CE3A5B">
      <w:pPr>
        <w:rPr>
          <w:del w:id="459" w:author="Bourdelin, Sonia" w:date="2026-05-19T21:52:00Z" w16du:dateUtc="2026-05-19T19:52:00Z"/>
        </w:rPr>
        <w:pPrChange w:id="460" w:author="Bourdelin, Sonia" w:date="2026-05-19T21:52:00Z" w16du:dateUtc="2026-05-19T19:52:00Z">
          <w:pPr>
            <w:pStyle w:val="ListParagraph"/>
            <w:numPr>
              <w:ilvl w:val="1"/>
              <w:numId w:val="2"/>
            </w:numPr>
            <w:ind w:left="1440" w:hanging="360"/>
          </w:pPr>
        </w:pPrChange>
      </w:pPr>
      <w:r>
        <w:t>accepted</w:t>
      </w:r>
      <w:ins w:id="461" w:author="Bourdelin, Sonia" w:date="2026-05-19T21:53:00Z" w16du:dateUtc="2026-05-19T19:53:00Z">
        <w:r w:rsidR="006273D2">
          <w:t xml:space="preserve"> </w:t>
        </w:r>
      </w:ins>
      <w:del w:id="462" w:author="Bourdelin, Sonia" w:date="2026-05-19T21:52:00Z" w16du:dateUtc="2026-05-19T19:52:00Z">
        <w:r w:rsidDel="006273D2">
          <w:delText xml:space="preserve"> PAYMENT METHOD(s);</w:delText>
        </w:r>
      </w:del>
      <w:ins w:id="463" w:author="Bourdelin, Sonia" w:date="2026-05-19T21:52:00Z" w16du:dateUtc="2026-05-19T19:52:00Z">
        <w:r w:rsidR="006273D2">
          <w:t xml:space="preserve">payment methods, </w:t>
        </w:r>
      </w:ins>
    </w:p>
    <w:p w14:paraId="58E9A037" w14:textId="62B69DF3" w:rsidR="005C410C" w:rsidDel="006273D2" w:rsidRDefault="00CE3A5B">
      <w:pPr>
        <w:rPr>
          <w:del w:id="464" w:author="Bourdelin, Sonia" w:date="2026-05-19T21:52:00Z" w16du:dateUtc="2026-05-19T19:52:00Z"/>
        </w:rPr>
        <w:pPrChange w:id="465" w:author="Bourdelin, Sonia" w:date="2026-05-19T21:52:00Z" w16du:dateUtc="2026-05-19T19:52:00Z">
          <w:pPr>
            <w:pStyle w:val="ListParagraph"/>
            <w:numPr>
              <w:ilvl w:val="1"/>
              <w:numId w:val="2"/>
            </w:numPr>
            <w:ind w:left="1440" w:hanging="360"/>
          </w:pPr>
        </w:pPrChange>
      </w:pPr>
      <w:r>
        <w:t>payment time limits</w:t>
      </w:r>
      <w:ins w:id="466" w:author="Bourdelin, Sonia" w:date="2026-05-19T21:52:00Z" w16du:dateUtc="2026-05-19T19:52:00Z">
        <w:r w:rsidR="006273D2">
          <w:t xml:space="preserve">, </w:t>
        </w:r>
      </w:ins>
      <w:del w:id="467" w:author="Bourdelin, Sonia" w:date="2026-05-19T21:52:00Z" w16du:dateUtc="2026-05-19T19:52:00Z">
        <w:r w:rsidDel="006273D2">
          <w:delText>;</w:delText>
        </w:r>
      </w:del>
    </w:p>
    <w:p w14:paraId="66E17CBF" w14:textId="2ED85528" w:rsidR="005C410C" w:rsidDel="006273D2" w:rsidRDefault="00CE3A5B">
      <w:pPr>
        <w:rPr>
          <w:del w:id="468" w:author="Bourdelin, Sonia" w:date="2026-05-19T21:53:00Z" w16du:dateUtc="2026-05-19T19:53:00Z"/>
        </w:rPr>
        <w:pPrChange w:id="469" w:author="Bourdelin, Sonia" w:date="2026-05-19T21:52:00Z" w16du:dateUtc="2026-05-19T19:52:00Z">
          <w:pPr>
            <w:pStyle w:val="ListParagraph"/>
            <w:numPr>
              <w:ilvl w:val="1"/>
              <w:numId w:val="2"/>
            </w:numPr>
            <w:ind w:left="1440" w:hanging="360"/>
          </w:pPr>
        </w:pPrChange>
      </w:pPr>
      <w:r>
        <w:t>holding or reservation status</w:t>
      </w:r>
      <w:ins w:id="470" w:author="Bourdelin, Sonia" w:date="2026-05-19T21:52:00Z" w16du:dateUtc="2026-05-19T19:52:00Z">
        <w:r w:rsidR="006273D2">
          <w:t xml:space="preserve">, </w:t>
        </w:r>
      </w:ins>
      <w:del w:id="471" w:author="Bourdelin, Sonia" w:date="2026-05-19T21:52:00Z" w16du:dateUtc="2026-05-19T19:52:00Z">
        <w:r w:rsidDel="006273D2">
          <w:delText>;</w:delText>
        </w:r>
      </w:del>
    </w:p>
    <w:p w14:paraId="43B55142" w14:textId="5F276493" w:rsidR="005C410C" w:rsidDel="006273D2" w:rsidRDefault="00CE3A5B">
      <w:pPr>
        <w:rPr>
          <w:del w:id="472" w:author="Bourdelin, Sonia" w:date="2026-05-19T21:53:00Z" w16du:dateUtc="2026-05-19T19:53:00Z"/>
        </w:rPr>
        <w:pPrChange w:id="473" w:author="Bourdelin, Sonia" w:date="2026-05-19T21:53:00Z" w16du:dateUtc="2026-05-19T19:53:00Z">
          <w:pPr>
            <w:pStyle w:val="ListParagraph"/>
            <w:numPr>
              <w:ilvl w:val="1"/>
              <w:numId w:val="2"/>
            </w:numPr>
            <w:ind w:left="1440" w:hanging="360"/>
          </w:pPr>
        </w:pPrChange>
      </w:pPr>
      <w:r>
        <w:t>rule in case of payment success</w:t>
      </w:r>
      <w:ins w:id="474" w:author="Bourdelin, Sonia" w:date="2026-05-19T21:53:00Z" w16du:dateUtc="2026-05-19T19:53:00Z">
        <w:r w:rsidR="006273D2">
          <w:t xml:space="preserve">, </w:t>
        </w:r>
      </w:ins>
      <w:del w:id="475" w:author="Bourdelin, Sonia" w:date="2026-05-19T21:53:00Z" w16du:dateUtc="2026-05-19T19:53:00Z">
        <w:r w:rsidDel="006273D2">
          <w:delText>;</w:delText>
        </w:r>
      </w:del>
    </w:p>
    <w:p w14:paraId="522F7757" w14:textId="5749910A" w:rsidR="005C410C" w:rsidDel="006273D2" w:rsidRDefault="00CE3A5B">
      <w:pPr>
        <w:rPr>
          <w:del w:id="476" w:author="Bourdelin, Sonia" w:date="2026-05-19T21:53:00Z" w16du:dateUtc="2026-05-19T19:53:00Z"/>
        </w:rPr>
        <w:pPrChange w:id="477" w:author="Bourdelin, Sonia" w:date="2026-05-19T21:53:00Z" w16du:dateUtc="2026-05-19T19:53:00Z">
          <w:pPr>
            <w:pStyle w:val="ListParagraph"/>
            <w:numPr>
              <w:ilvl w:val="1"/>
              <w:numId w:val="2"/>
            </w:numPr>
            <w:ind w:left="1440" w:hanging="360"/>
          </w:pPr>
        </w:pPrChange>
      </w:pPr>
      <w:r>
        <w:t>rule in case of payment pending, failure or expiry</w:t>
      </w:r>
      <w:ins w:id="478" w:author="Bourdelin, Sonia" w:date="2026-05-19T21:53:00Z" w16du:dateUtc="2026-05-19T19:53:00Z">
        <w:r w:rsidR="006273D2">
          <w:t xml:space="preserve"> and </w:t>
        </w:r>
      </w:ins>
      <w:del w:id="479" w:author="Bourdelin, Sonia" w:date="2026-05-19T21:53:00Z" w16du:dateUtc="2026-05-19T19:53:00Z">
        <w:r w:rsidDel="006273D2">
          <w:delText>;</w:delText>
        </w:r>
      </w:del>
    </w:p>
    <w:p w14:paraId="2FDF15B6" w14:textId="0EAF1C2C" w:rsidR="005C410C" w:rsidDel="006273D2" w:rsidRDefault="00CE3A5B">
      <w:pPr>
        <w:rPr>
          <w:del w:id="480" w:author="Bourdelin, Sonia" w:date="2026-05-19T21:54:00Z" w16du:dateUtc="2026-05-19T19:54:00Z"/>
        </w:rPr>
        <w:pPrChange w:id="481" w:author="Bourdelin, Sonia" w:date="2026-05-19T21:53:00Z" w16du:dateUtc="2026-05-19T19:53:00Z">
          <w:pPr>
            <w:pStyle w:val="ListParagraph"/>
            <w:numPr>
              <w:ilvl w:val="1"/>
              <w:numId w:val="2"/>
            </w:numPr>
            <w:ind w:left="1440" w:hanging="360"/>
          </w:pPr>
        </w:pPrChange>
      </w:pPr>
      <w:r>
        <w:t>whether the Distributor requires payment execution by a specific Payment Provider.</w:t>
      </w:r>
    </w:p>
    <w:p w14:paraId="0562CB0E" w14:textId="77777777" w:rsidR="005C410C" w:rsidRDefault="005C410C"/>
    <w:p w14:paraId="2B846F50" w14:textId="77777777" w:rsidR="005C410C" w:rsidRDefault="00CE3A5B">
      <w:r>
        <w:t>6. Each Distributor returns the payable state and any payment-related constraints.</w:t>
      </w:r>
    </w:p>
    <w:p w14:paraId="6E4E9B1A" w14:textId="51C085AE" w:rsidR="005C410C" w:rsidDel="00F958D4" w:rsidRDefault="00CE3A5B">
      <w:pPr>
        <w:rPr>
          <w:del w:id="482" w:author="Bourdelin, Sonia" w:date="2026-05-19T21:55:00Z" w16du:dateUtc="2026-05-19T19:55:00Z"/>
        </w:rPr>
      </w:pPr>
      <w:r>
        <w:t xml:space="preserve">7. The Retailer consolidates all Distributor responses into one coherent payment proposal for the </w:t>
      </w:r>
      <w:del w:id="483" w:author="Bourdelin, Sonia" w:date="2026-05-19T21:54:00Z" w16du:dateUtc="2026-05-19T19:54:00Z">
        <w:r w:rsidDel="006273D2">
          <w:delText>TRANSPORT CUSTOMER</w:delText>
        </w:r>
      </w:del>
      <w:ins w:id="484" w:author="Bourdelin, Sonia" w:date="2026-05-19T21:54:00Z" w16du:dateUtc="2026-05-19T19:54:00Z">
        <w:r w:rsidR="006273D2">
          <w:t>Buyer</w:t>
        </w:r>
      </w:ins>
      <w:r>
        <w:t xml:space="preserve">. The Retailer also determines and manages the payment </w:t>
      </w:r>
      <w:del w:id="485" w:author="Bourdelin, Sonia" w:date="2026-05-19T21:54:00Z" w16du:dateUtc="2026-05-19T19:54:00Z">
        <w:r w:rsidDel="006273D2">
          <w:delText>architecture :</w:delText>
        </w:r>
      </w:del>
      <w:ins w:id="486" w:author="Bourdelin, Sonia" w:date="2026-05-19T21:54:00Z" w16du:dateUtc="2026-05-19T19:54:00Z">
        <w:r w:rsidR="006273D2">
          <w:t>architecture:</w:t>
        </w:r>
      </w:ins>
      <w:r>
        <w:t xml:space="preserve"> he identifies, for each </w:t>
      </w:r>
      <w:ins w:id="487" w:author="Bourdelin, Sonia" w:date="2026-05-19T22:25:00Z" w16du:dateUtc="2026-05-19T20:25:00Z">
        <w:r w:rsidR="00490CB3">
          <w:t xml:space="preserve">basket </w:t>
        </w:r>
      </w:ins>
      <w:del w:id="488" w:author="Bourdelin, Sonia" w:date="2026-05-19T21:55:00Z" w16du:dateUtc="2026-05-19T19:55:00Z">
        <w:r w:rsidDel="006273D2">
          <w:delText>CUSTOMER PURCHASE PACKAGE</w:delText>
        </w:r>
      </w:del>
      <w:ins w:id="489" w:author="Bourdelin, Sonia" w:date="2026-05-19T21:55:00Z" w16du:dateUtc="2026-05-19T19:55:00Z">
        <w:r w:rsidR="006273D2">
          <w:t>element</w:t>
        </w:r>
      </w:ins>
      <w:r>
        <w:t>, wh</w:t>
      </w:r>
      <w:ins w:id="490" w:author="Bourdelin, Sonia" w:date="2026-05-19T21:55:00Z" w16du:dateUtc="2026-05-19T19:55:00Z">
        <w:r w:rsidR="00F958D4">
          <w:t>o</w:t>
        </w:r>
      </w:ins>
      <w:del w:id="491" w:author="Bourdelin, Sonia" w:date="2026-05-19T21:55:00Z" w16du:dateUtc="2026-05-19T19:55:00Z">
        <w:r w:rsidDel="00F958D4">
          <w:delText>ich entity</w:delText>
        </w:r>
      </w:del>
      <w:r>
        <w:t xml:space="preserve"> performs the </w:t>
      </w:r>
      <w:del w:id="492" w:author="Bourdelin, Sonia" w:date="2026-05-19T21:55:00Z" w16du:dateUtc="2026-05-19T19:55:00Z">
        <w:r w:rsidDel="00F958D4">
          <w:delText>PAYMENT PROVIDER ROLE:</w:delText>
        </w:r>
      </w:del>
      <w:ins w:id="493" w:author="Bourdelin, Sonia" w:date="2026-05-19T21:55:00Z" w16du:dateUtc="2026-05-19T19:55:00Z">
        <w:r w:rsidR="00F958D4">
          <w:t>PSP role (</w:t>
        </w:r>
      </w:ins>
    </w:p>
    <w:p w14:paraId="59295334" w14:textId="5A3973AE" w:rsidR="005C410C" w:rsidDel="00F958D4" w:rsidRDefault="00CE3A5B">
      <w:pPr>
        <w:rPr>
          <w:del w:id="494" w:author="Bourdelin, Sonia" w:date="2026-05-19T21:55:00Z" w16du:dateUtc="2026-05-19T19:55:00Z"/>
        </w:rPr>
        <w:pPrChange w:id="495" w:author="Bourdelin, Sonia" w:date="2026-05-19T21:55:00Z" w16du:dateUtc="2026-05-19T19:55:00Z">
          <w:pPr>
            <w:pStyle w:val="ListParagraph"/>
            <w:numPr>
              <w:ilvl w:val="1"/>
              <w:numId w:val="2"/>
            </w:numPr>
            <w:ind w:left="1440" w:hanging="360"/>
          </w:pPr>
        </w:pPrChange>
      </w:pPr>
      <w:r>
        <w:t>Retailer-side</w:t>
      </w:r>
      <w:del w:id="496" w:author="Bourdelin, Sonia" w:date="2026-05-19T21:55:00Z" w16du:dateUtc="2026-05-19T19:55:00Z">
        <w:r w:rsidDel="00F958D4">
          <w:delText xml:space="preserve"> Payment Provider;</w:delText>
        </w:r>
      </w:del>
    </w:p>
    <w:p w14:paraId="3D244668" w14:textId="504DFC7B" w:rsidR="005C410C" w:rsidDel="00F958D4" w:rsidRDefault="00F958D4">
      <w:pPr>
        <w:rPr>
          <w:del w:id="497" w:author="Bourdelin, Sonia" w:date="2026-05-19T21:56:00Z" w16du:dateUtc="2026-05-19T19:56:00Z"/>
        </w:rPr>
        <w:pPrChange w:id="498" w:author="Bourdelin, Sonia" w:date="2026-05-19T21:55:00Z" w16du:dateUtc="2026-05-19T19:55:00Z">
          <w:pPr>
            <w:pStyle w:val="ListParagraph"/>
            <w:numPr>
              <w:ilvl w:val="1"/>
              <w:numId w:val="2"/>
            </w:numPr>
            <w:ind w:left="1440" w:hanging="360"/>
          </w:pPr>
        </w:pPrChange>
      </w:pPr>
      <w:ins w:id="499" w:author="Bourdelin, Sonia" w:date="2026-05-19T21:55:00Z" w16du:dateUtc="2026-05-19T19:55:00Z">
        <w:r>
          <w:t xml:space="preserve">, </w:t>
        </w:r>
      </w:ins>
      <w:r w:rsidR="00CE3A5B">
        <w:t>Distributor-side</w:t>
      </w:r>
      <w:ins w:id="500" w:author="Bourdelin, Sonia" w:date="2026-05-19T21:55:00Z" w16du:dateUtc="2026-05-19T19:55:00Z">
        <w:r>
          <w:t xml:space="preserve">, </w:t>
        </w:r>
      </w:ins>
      <w:del w:id="501" w:author="Bourdelin, Sonia" w:date="2026-05-19T21:55:00Z" w16du:dateUtc="2026-05-19T19:55:00Z">
        <w:r w:rsidR="00CE3A5B" w:rsidDel="00F958D4">
          <w:delText xml:space="preserve"> Payment Provider;</w:delText>
        </w:r>
      </w:del>
    </w:p>
    <w:p w14:paraId="6ECD837C" w14:textId="6E3D5D22" w:rsidR="005C410C" w:rsidDel="00F958D4" w:rsidRDefault="00CE3A5B">
      <w:pPr>
        <w:rPr>
          <w:del w:id="502" w:author="Bourdelin, Sonia" w:date="2026-05-19T21:56:00Z" w16du:dateUtc="2026-05-19T19:56:00Z"/>
        </w:rPr>
        <w:pPrChange w:id="503" w:author="Bourdelin, Sonia" w:date="2026-05-19T21:56:00Z" w16du:dateUtc="2026-05-19T19:56:00Z">
          <w:pPr>
            <w:pStyle w:val="ListParagraph"/>
            <w:numPr>
              <w:ilvl w:val="1"/>
              <w:numId w:val="2"/>
            </w:numPr>
            <w:ind w:left="1440" w:hanging="360"/>
          </w:pPr>
        </w:pPrChange>
      </w:pPr>
      <w:r>
        <w:t xml:space="preserve">third-party </w:t>
      </w:r>
      <w:del w:id="504" w:author="Bourdelin, Sonia" w:date="2026-05-19T21:56:00Z" w16du:dateUtc="2026-05-19T19:56:00Z">
        <w:r w:rsidDel="00F958D4">
          <w:delText>Payment Provider</w:delText>
        </w:r>
      </w:del>
      <w:ins w:id="505" w:author="Bourdelin, Sonia" w:date="2026-05-19T21:56:00Z" w16du:dateUtc="2026-05-19T19:56:00Z">
        <w:r w:rsidR="00F958D4">
          <w:t>PSP,</w:t>
        </w:r>
      </w:ins>
      <w:del w:id="506" w:author="Bourdelin, Sonia" w:date="2026-05-19T21:56:00Z" w16du:dateUtc="2026-05-19T19:56:00Z">
        <w:r w:rsidDel="00F958D4">
          <w:delText>;</w:delText>
        </w:r>
      </w:del>
    </w:p>
    <w:p w14:paraId="0547ED89" w14:textId="7AD4739A" w:rsidR="005C410C" w:rsidRDefault="00F958D4">
      <w:pPr>
        <w:pPrChange w:id="507" w:author="Bourdelin, Sonia" w:date="2026-05-19T21:56:00Z" w16du:dateUtc="2026-05-19T19:56:00Z">
          <w:pPr>
            <w:pStyle w:val="ListParagraph"/>
            <w:numPr>
              <w:ilvl w:val="1"/>
              <w:numId w:val="2"/>
            </w:numPr>
            <w:ind w:left="1440" w:hanging="360"/>
          </w:pPr>
        </w:pPrChange>
      </w:pPr>
      <w:ins w:id="508" w:author="Bourdelin, Sonia" w:date="2026-05-19T21:56:00Z" w16du:dateUtc="2026-05-19T19:56:00Z">
        <w:r>
          <w:t xml:space="preserve"> </w:t>
        </w:r>
      </w:ins>
      <w:r w:rsidR="6C4F44F4">
        <w:t>shared</w:t>
      </w:r>
      <w:del w:id="509" w:author="Bourdelin, Sonia" w:date="2026-05-19T21:56:00Z" w16du:dateUtc="2026-05-19T19:56:00Z">
        <w:r w:rsidR="6C4F44F4" w:rsidDel="00F958D4">
          <w:delText xml:space="preserve"> or mixed architecture</w:delText>
        </w:r>
      </w:del>
      <w:ins w:id="510" w:author="Bourdelin, Sonia" w:date="2026-05-19T21:56:00Z" w16du:dateUtc="2026-05-19T19:56:00Z">
        <w:r>
          <w:t>)</w:t>
        </w:r>
      </w:ins>
      <w:r w:rsidR="6C4F44F4">
        <w:t>.</w:t>
      </w:r>
      <w:commentRangeEnd w:id="414"/>
      <w:r w:rsidR="6C4F44F4">
        <w:rPr>
          <w:rStyle w:val="CommentReference"/>
          <w:sz w:val="24"/>
          <w:szCs w:val="24"/>
        </w:rPr>
        <w:commentReference w:id="414"/>
      </w:r>
      <w:commentRangeEnd w:id="415"/>
      <w:r>
        <w:rPr>
          <w:rStyle w:val="CommentReference"/>
          <w:sz w:val="24"/>
          <w:szCs w:val="24"/>
        </w:rPr>
        <w:commentReference w:id="415"/>
      </w:r>
    </w:p>
    <w:p w14:paraId="34CE0A41" w14:textId="77777777" w:rsidR="005C410C" w:rsidRDefault="005C410C"/>
    <w:p w14:paraId="4DB41DAB" w14:textId="32C60F78" w:rsidR="005C410C" w:rsidRDefault="00CE3A5B">
      <w:r>
        <w:t xml:space="preserve">8. The </w:t>
      </w:r>
      <w:del w:id="511" w:author="Bourdelin, Sonia" w:date="2026-05-19T21:58:00Z" w16du:dateUtc="2026-05-19T19:58:00Z">
        <w:r w:rsidDel="00F958D4">
          <w:delText>TRANSPORT CUSTOMER</w:delText>
        </w:r>
      </w:del>
      <w:ins w:id="512" w:author="Bourdelin, Sonia" w:date="2026-05-19T21:58:00Z" w16du:dateUtc="2026-05-19T19:58:00Z">
        <w:r w:rsidR="00F958D4">
          <w:t>Buyer</w:t>
        </w:r>
      </w:ins>
      <w:r>
        <w:t xml:space="preserve"> may select one or mixed </w:t>
      </w:r>
      <w:r w:rsidR="00F958D4">
        <w:t>payment method</w:t>
      </w:r>
      <w:del w:id="513" w:author="Bourdelin, Sonia" w:date="2026-05-19T21:58:00Z" w16du:dateUtc="2026-05-19T19:58:00Z">
        <w:r w:rsidR="00F958D4" w:rsidDel="00F958D4">
          <w:delText>(</w:delText>
        </w:r>
      </w:del>
      <w:r>
        <w:t>s</w:t>
      </w:r>
      <w:del w:id="514" w:author="Bourdelin, Sonia" w:date="2026-05-19T21:58:00Z" w16du:dateUtc="2026-05-19T19:58:00Z">
        <w:r w:rsidDel="00F958D4">
          <w:delText>)</w:delText>
        </w:r>
      </w:del>
      <w:r>
        <w:t xml:space="preserve"> that may include, when applicable :</w:t>
      </w:r>
    </w:p>
    <w:p w14:paraId="6E253083" w14:textId="77777777" w:rsidR="005C410C" w:rsidRDefault="00CE3A5B">
      <w:pPr>
        <w:pStyle w:val="ListParagraph"/>
        <w:numPr>
          <w:ilvl w:val="1"/>
          <w:numId w:val="2"/>
        </w:numPr>
      </w:pPr>
      <w:r>
        <w:t>bank card or other card-based payment;</w:t>
      </w:r>
    </w:p>
    <w:p w14:paraId="09AD42A6" w14:textId="77777777" w:rsidR="005C410C" w:rsidRDefault="00CE3A5B">
      <w:pPr>
        <w:pStyle w:val="ListParagraph"/>
        <w:numPr>
          <w:ilvl w:val="1"/>
          <w:numId w:val="2"/>
        </w:numPr>
      </w:pPr>
      <w:r>
        <w:t>SEPA direct debit or similar mandate-based debit;</w:t>
      </w:r>
    </w:p>
    <w:p w14:paraId="668C9522" w14:textId="77777777" w:rsidR="005C410C" w:rsidRDefault="00CE3A5B">
      <w:pPr>
        <w:pStyle w:val="ListParagraph"/>
        <w:numPr>
          <w:ilvl w:val="1"/>
          <w:numId w:val="2"/>
        </w:numPr>
      </w:pPr>
      <w:r>
        <w:t>wallet or account-based payment (can be on Retailer's system);</w:t>
      </w:r>
    </w:p>
    <w:p w14:paraId="5E029C36" w14:textId="77777777" w:rsidR="005C410C" w:rsidRDefault="00CE3A5B">
      <w:pPr>
        <w:pStyle w:val="ListParagraph"/>
        <w:numPr>
          <w:ilvl w:val="1"/>
          <w:numId w:val="2"/>
        </w:numPr>
      </w:pPr>
      <w:r>
        <w:t>travel account debit;</w:t>
      </w:r>
    </w:p>
    <w:p w14:paraId="7F43F492" w14:textId="77777777" w:rsidR="005C410C" w:rsidRDefault="00CE3A5B">
      <w:pPr>
        <w:pStyle w:val="ListParagraph"/>
        <w:numPr>
          <w:ilvl w:val="1"/>
          <w:numId w:val="2"/>
        </w:numPr>
      </w:pPr>
      <w:r>
        <w:t>voucher or travel credit;</w:t>
      </w:r>
    </w:p>
    <w:p w14:paraId="3BC74DDB" w14:textId="77777777" w:rsidR="005C410C" w:rsidRDefault="00CE3A5B">
      <w:pPr>
        <w:pStyle w:val="ListParagraph"/>
        <w:numPr>
          <w:ilvl w:val="1"/>
          <w:numId w:val="2"/>
        </w:numPr>
      </w:pPr>
      <w:r>
        <w:t>miles, points or loyalty redemption;</w:t>
      </w:r>
    </w:p>
    <w:p w14:paraId="36DDD3DD" w14:textId="77777777" w:rsidR="005C410C" w:rsidRDefault="00CE3A5B">
      <w:pPr>
        <w:pStyle w:val="ListParagraph"/>
        <w:numPr>
          <w:ilvl w:val="1"/>
          <w:numId w:val="2"/>
        </w:numPr>
      </w:pPr>
      <w:r>
        <w:t>corporate account or B2B invoicing arrangement;</w:t>
      </w:r>
    </w:p>
    <w:p w14:paraId="3F937BB0" w14:textId="77777777" w:rsidR="005C410C" w:rsidRDefault="00CE3A5B">
      <w:pPr>
        <w:pStyle w:val="ListParagraph"/>
        <w:numPr>
          <w:ilvl w:val="1"/>
          <w:numId w:val="2"/>
        </w:numPr>
      </w:pPr>
      <w:r>
        <w:t>cash or point-of-sale payment;</w:t>
      </w:r>
    </w:p>
    <w:p w14:paraId="23848A02" w14:textId="77777777" w:rsidR="005C410C" w:rsidRDefault="00CE3A5B">
      <w:pPr>
        <w:pStyle w:val="ListParagraph"/>
        <w:numPr>
          <w:ilvl w:val="1"/>
          <w:numId w:val="2"/>
        </w:numPr>
      </w:pPr>
      <w:r>
        <w:t>split payment across several means of payment; or</w:t>
      </w:r>
    </w:p>
    <w:p w14:paraId="56598DE6" w14:textId="77777777" w:rsidR="005C410C" w:rsidRDefault="00CE3A5B">
      <w:pPr>
        <w:pStyle w:val="ListParagraph"/>
        <w:numPr>
          <w:ilvl w:val="1"/>
          <w:numId w:val="2"/>
        </w:numPr>
      </w:pPr>
      <w:r>
        <w:t>scheduled payment for deferred charging or instalments.</w:t>
      </w:r>
    </w:p>
    <w:p w14:paraId="570B50CE" w14:textId="77777777" w:rsidR="005C410C" w:rsidRDefault="00CE3A5B">
      <w:r>
        <w:t>Depending on the business rules, payment (and additional data) may be:</w:t>
      </w:r>
    </w:p>
    <w:p w14:paraId="2BFCCD7A" w14:textId="77777777" w:rsidR="005C410C" w:rsidRDefault="00CE3A5B">
      <w:pPr>
        <w:pStyle w:val="ListParagraph"/>
        <w:numPr>
          <w:ilvl w:val="1"/>
          <w:numId w:val="2"/>
        </w:numPr>
      </w:pPr>
      <w:r>
        <w:t>immediate, with direct authorisation and capture or delayed, with deferred capture or later debit;</w:t>
      </w:r>
    </w:p>
    <w:p w14:paraId="297FF2EE" w14:textId="016B3338" w:rsidR="005C410C" w:rsidRDefault="00CE3A5B">
      <w:pPr>
        <w:pStyle w:val="ListParagraph"/>
        <w:numPr>
          <w:ilvl w:val="1"/>
          <w:numId w:val="2"/>
        </w:numPr>
      </w:pPr>
      <w:r>
        <w:t xml:space="preserve">split into several </w:t>
      </w:r>
      <w:del w:id="515" w:author="Bourdelin, Sonia" w:date="2026-05-19T21:58:00Z" w16du:dateUtc="2026-05-19T19:58:00Z">
        <w:r w:rsidDel="00F958D4">
          <w:delText>CHARGING MOMENT(</w:delText>
        </w:r>
      </w:del>
      <w:ins w:id="516" w:author="Bourdelin, Sonia" w:date="2026-05-19T21:58:00Z" w16du:dateUtc="2026-05-19T19:58:00Z">
        <w:r w:rsidR="00F958D4">
          <w:t>charging timing</w:t>
        </w:r>
      </w:ins>
      <w:r>
        <w:t>s</w:t>
      </w:r>
      <w:del w:id="517" w:author="Bourdelin, Sonia" w:date="2026-05-19T21:58:00Z" w16du:dateUtc="2026-05-19T19:58:00Z">
        <w:r w:rsidDel="00F958D4">
          <w:delText>)</w:delText>
        </w:r>
      </w:del>
      <w:r>
        <w:t>;</w:t>
      </w:r>
    </w:p>
    <w:p w14:paraId="009B6A17" w14:textId="77777777" w:rsidR="005C410C" w:rsidRDefault="00CE3A5B">
      <w:pPr>
        <w:pStyle w:val="ListParagraph"/>
        <w:numPr>
          <w:ilvl w:val="1"/>
          <w:numId w:val="2"/>
        </w:numPr>
      </w:pPr>
      <w:r>
        <w:t>made by instalments according to a payment plan;</w:t>
      </w:r>
    </w:p>
    <w:p w14:paraId="33936FA1" w14:textId="270528CA" w:rsidR="005C410C" w:rsidRDefault="00CE3A5B">
      <w:pPr>
        <w:pStyle w:val="ListParagraph"/>
        <w:numPr>
          <w:ilvl w:val="1"/>
          <w:numId w:val="2"/>
        </w:numPr>
      </w:pPr>
      <w:r>
        <w:t xml:space="preserve">made by one single payment for several </w:t>
      </w:r>
      <w:ins w:id="518" w:author="Bourdelin, Sonia" w:date="2026-05-19T22:26:00Z" w16du:dateUtc="2026-05-19T20:26:00Z">
        <w:r w:rsidR="007A2ABF">
          <w:t xml:space="preserve">basket </w:t>
        </w:r>
      </w:ins>
      <w:del w:id="519" w:author="Bourdelin, Sonia" w:date="2026-05-19T21:58:00Z" w16du:dateUtc="2026-05-19T19:58:00Z">
        <w:r w:rsidDel="00F958D4">
          <w:delText>CUSTOMER PURCHASE PACKAGE(s);</w:delText>
        </w:r>
      </w:del>
      <w:ins w:id="520" w:author="Bourdelin, Sonia" w:date="2026-05-19T21:58:00Z" w16du:dateUtc="2026-05-19T19:58:00Z">
        <w:r w:rsidR="00F958D4">
          <w:t>elements/ offers,</w:t>
        </w:r>
      </w:ins>
    </w:p>
    <w:p w14:paraId="571AFF7D" w14:textId="2D744A91" w:rsidR="005C410C" w:rsidRDefault="00CE3A5B">
      <w:pPr>
        <w:pStyle w:val="ListParagraph"/>
        <w:numPr>
          <w:ilvl w:val="1"/>
          <w:numId w:val="2"/>
        </w:numPr>
      </w:pPr>
      <w:r>
        <w:t xml:space="preserve">verifies for particular </w:t>
      </w:r>
      <w:r w:rsidR="00F958D4">
        <w:t xml:space="preserve">payment method </w:t>
      </w:r>
      <w:r>
        <w:t>(voucher, loyalty points, B2B, travel credit) with the relevant provider a particular confirmation process;</w:t>
      </w:r>
    </w:p>
    <w:p w14:paraId="6C212D66" w14:textId="77777777" w:rsidR="005C410C" w:rsidRDefault="00CE3A5B">
      <w:pPr>
        <w:pStyle w:val="ListParagraph"/>
        <w:numPr>
          <w:ilvl w:val="1"/>
          <w:numId w:val="2"/>
        </w:numPr>
      </w:pPr>
      <w:r>
        <w:t>made by travel account debit or B2B invoice/settlement arrangement; or</w:t>
      </w:r>
    </w:p>
    <w:p w14:paraId="6EE66FB3" w14:textId="7EB422B2" w:rsidR="005C410C" w:rsidRDefault="00CE3A5B">
      <w:pPr>
        <w:pStyle w:val="ListParagraph"/>
        <w:numPr>
          <w:ilvl w:val="1"/>
          <w:numId w:val="2"/>
        </w:numPr>
      </w:pPr>
      <w:r>
        <w:t xml:space="preserve">combined with voucher, loyalty redemption or other </w:t>
      </w:r>
      <w:r w:rsidR="00F958D4">
        <w:t>payment method</w:t>
      </w:r>
      <w:del w:id="521" w:author="Bourdelin, Sonia" w:date="2026-05-19T21:59:00Z" w16du:dateUtc="2026-05-19T19:59:00Z">
        <w:r w:rsidR="00F958D4" w:rsidDel="00F958D4">
          <w:delText>(</w:delText>
        </w:r>
      </w:del>
      <w:r w:rsidR="00F958D4">
        <w:t>s</w:t>
      </w:r>
      <w:del w:id="522" w:author="Bourdelin, Sonia" w:date="2026-05-19T21:59:00Z" w16du:dateUtc="2026-05-19T19:59:00Z">
        <w:r w:rsidR="00F958D4" w:rsidDel="00F958D4">
          <w:delText>)</w:delText>
        </w:r>
      </w:del>
      <w:r w:rsidR="00F958D4">
        <w:t>.</w:t>
      </w:r>
    </w:p>
    <w:p w14:paraId="62EBF3C5" w14:textId="77777777" w:rsidR="005C410C" w:rsidRDefault="005C410C"/>
    <w:p w14:paraId="7C700172" w14:textId="5922E8AE" w:rsidR="005C410C" w:rsidRDefault="00CE3A5B">
      <w:r>
        <w:t xml:space="preserve">9. The retailer shall verify, </w:t>
      </w:r>
      <w:commentRangeStart w:id="523"/>
      <w:commentRangeStart w:id="524"/>
      <w:r>
        <w:t>with the relevant PSP</w:t>
      </w:r>
      <w:commentRangeEnd w:id="523"/>
      <w:r w:rsidR="00484E6B">
        <w:rPr>
          <w:rStyle w:val="CommentReference"/>
          <w:sz w:val="24"/>
          <w:szCs w:val="24"/>
        </w:rPr>
        <w:commentReference w:id="523"/>
      </w:r>
      <w:commentRangeEnd w:id="524"/>
      <w:r>
        <w:rPr>
          <w:rStyle w:val="CommentReference"/>
          <w:sz w:val="24"/>
          <w:szCs w:val="24"/>
        </w:rPr>
        <w:commentReference w:id="524"/>
      </w:r>
      <w:ins w:id="525" w:author="Bourdelin, Sonia" w:date="2026-05-19T22:39:00Z" w16du:dateUtc="2026-05-19T20:39:00Z">
        <w:r w:rsidR="00394026">
          <w:t xml:space="preserve"> </w:t>
        </w:r>
      </w:ins>
      <w:ins w:id="526" w:author="Bourdelin, Sonia" w:date="2026-05-19T22:39:00Z">
        <w:r w:rsidR="00394026" w:rsidRPr="00394026">
          <w:rPr>
            <w:rPrChange w:id="527" w:author="Bourdelin, Sonia" w:date="2026-05-19T22:39:00Z" w16du:dateUtc="2026-05-19T20:39:00Z">
              <w:rPr>
                <w:b/>
                <w:bCs/>
              </w:rPr>
            </w:rPrChange>
          </w:rPr>
          <w:t>and/or</w:t>
        </w:r>
        <w:r w:rsidR="00394026" w:rsidRPr="00394026">
          <w:t xml:space="preserve"> with the relevant Distributor(s) depending on the instrument</w:t>
        </w:r>
      </w:ins>
      <w:r>
        <w:t xml:space="preserve">, that the selected </w:t>
      </w:r>
      <w:r w:rsidR="00394026">
        <w:t>payment method</w:t>
      </w:r>
      <w:del w:id="528" w:author="Bourdelin, Sonia" w:date="2026-05-19T22:38:00Z" w16du:dateUtc="2026-05-19T20:38:00Z">
        <w:r w:rsidDel="00394026">
          <w:delText>(</w:delText>
        </w:r>
      </w:del>
      <w:r>
        <w:t>s</w:t>
      </w:r>
      <w:del w:id="529" w:author="Bourdelin, Sonia" w:date="2026-05-19T22:38:00Z" w16du:dateUtc="2026-05-19T20:38:00Z">
        <w:r w:rsidDel="00394026">
          <w:delText>)</w:delText>
        </w:r>
      </w:del>
      <w:r>
        <w:t xml:space="preserve"> are accepted for:</w:t>
      </w:r>
    </w:p>
    <w:p w14:paraId="1A7AA6B0" w14:textId="0FBC9781" w:rsidR="005C410C" w:rsidRDefault="00CE3A5B">
      <w:pPr>
        <w:pStyle w:val="ListParagraph"/>
        <w:numPr>
          <w:ilvl w:val="1"/>
          <w:numId w:val="2"/>
        </w:numPr>
      </w:pPr>
      <w:r>
        <w:t xml:space="preserve">the concerned </w:t>
      </w:r>
      <w:del w:id="530" w:author="Bourdelin, Sonia" w:date="2026-05-19T22:38:00Z" w16du:dateUtc="2026-05-19T20:38:00Z">
        <w:r w:rsidDel="00394026">
          <w:delText>CUSTOMER PURCHASE PACKAGE(s);</w:delText>
        </w:r>
      </w:del>
      <w:ins w:id="531" w:author="Bourdelin, Sonia" w:date="2026-05-19T22:38:00Z" w16du:dateUtc="2026-05-19T20:38:00Z">
        <w:r w:rsidR="00394026">
          <w:t>offers,</w:t>
        </w:r>
      </w:ins>
    </w:p>
    <w:p w14:paraId="702ED302" w14:textId="4644F0F2" w:rsidR="005C410C" w:rsidRDefault="00CE3A5B">
      <w:pPr>
        <w:pStyle w:val="ListParagraph"/>
        <w:numPr>
          <w:ilvl w:val="1"/>
          <w:numId w:val="2"/>
        </w:numPr>
      </w:pPr>
      <w:r>
        <w:t>the concerned distributor(s)</w:t>
      </w:r>
      <w:ins w:id="532" w:author="Bourdelin, Sonia" w:date="2026-05-19T22:38:00Z" w16du:dateUtc="2026-05-19T20:38:00Z">
        <w:r w:rsidR="00394026">
          <w:t>,</w:t>
        </w:r>
      </w:ins>
      <w:del w:id="533" w:author="Bourdelin, Sonia" w:date="2026-05-19T22:38:00Z" w16du:dateUtc="2026-05-19T20:38:00Z">
        <w:r w:rsidDel="00394026">
          <w:delText>;</w:delText>
        </w:r>
      </w:del>
    </w:p>
    <w:p w14:paraId="46ACA34F" w14:textId="1385AB73" w:rsidR="005C410C" w:rsidRDefault="00CE3A5B">
      <w:pPr>
        <w:pStyle w:val="ListParagraph"/>
        <w:numPr>
          <w:ilvl w:val="1"/>
          <w:numId w:val="2"/>
        </w:numPr>
      </w:pPr>
      <w:r>
        <w:t xml:space="preserve">the </w:t>
      </w:r>
      <w:del w:id="534" w:author="Bourdelin, Sonia" w:date="2026-05-19T22:38:00Z" w16du:dateUtc="2026-05-19T20:38:00Z">
        <w:r w:rsidDel="00394026">
          <w:delText>TRANSPORT CUSTOMER</w:delText>
        </w:r>
      </w:del>
      <w:ins w:id="535" w:author="Bourdelin, Sonia" w:date="2026-05-19T22:38:00Z" w16du:dateUtc="2026-05-19T20:38:00Z">
        <w:r w:rsidR="00394026">
          <w:t>Buyer</w:t>
        </w:r>
      </w:ins>
      <w:r>
        <w:t xml:space="preserve"> context</w:t>
      </w:r>
      <w:del w:id="536" w:author="Bourdelin, Sonia" w:date="2026-05-19T22:38:00Z" w16du:dateUtc="2026-05-19T20:38:00Z">
        <w:r w:rsidDel="00394026">
          <w:delText>;</w:delText>
        </w:r>
      </w:del>
      <w:ins w:id="537" w:author="Bourdelin, Sonia" w:date="2026-05-19T22:38:00Z" w16du:dateUtc="2026-05-19T20:38:00Z">
        <w:r w:rsidR="00394026">
          <w:t>,</w:t>
        </w:r>
      </w:ins>
    </w:p>
    <w:p w14:paraId="2738411C" w14:textId="5656F449" w:rsidR="005C410C" w:rsidRDefault="00CE3A5B">
      <w:pPr>
        <w:pStyle w:val="ListParagraph"/>
        <w:numPr>
          <w:ilvl w:val="1"/>
          <w:numId w:val="2"/>
        </w:numPr>
      </w:pPr>
      <w:r>
        <w:t>the country, currency and tax context</w:t>
      </w:r>
      <w:ins w:id="538" w:author="Bourdelin, Sonia" w:date="2026-05-19T22:39:00Z" w16du:dateUtc="2026-05-19T20:39:00Z">
        <w:r w:rsidR="00394026">
          <w:t>,</w:t>
        </w:r>
      </w:ins>
      <w:del w:id="539" w:author="Bourdelin, Sonia" w:date="2026-05-19T22:39:00Z" w16du:dateUtc="2026-05-19T20:39:00Z">
        <w:r w:rsidDel="00394026">
          <w:delText>;</w:delText>
        </w:r>
      </w:del>
    </w:p>
    <w:p w14:paraId="110DD6EA" w14:textId="1CCC9371" w:rsidR="005C410C" w:rsidRDefault="00CE3A5B">
      <w:pPr>
        <w:pStyle w:val="ListParagraph"/>
        <w:numPr>
          <w:ilvl w:val="1"/>
          <w:numId w:val="2"/>
        </w:numPr>
      </w:pPr>
      <w:r>
        <w:t>the amount and charging rule</w:t>
      </w:r>
      <w:ins w:id="540" w:author="Bourdelin, Sonia" w:date="2026-05-19T22:39:00Z" w16du:dateUtc="2026-05-19T20:39:00Z">
        <w:r w:rsidR="00394026">
          <w:t>,</w:t>
        </w:r>
      </w:ins>
      <w:del w:id="541" w:author="Bourdelin, Sonia" w:date="2026-05-19T22:39:00Z" w16du:dateUtc="2026-05-19T20:39:00Z">
        <w:r w:rsidDel="00394026">
          <w:delText>;</w:delText>
        </w:r>
      </w:del>
    </w:p>
    <w:p w14:paraId="16C727C9" w14:textId="6ECB6BF4" w:rsidR="005C410C" w:rsidRDefault="00CE3A5B">
      <w:pPr>
        <w:pStyle w:val="ListParagraph"/>
        <w:numPr>
          <w:ilvl w:val="1"/>
          <w:numId w:val="2"/>
        </w:numPr>
      </w:pPr>
      <w:r>
        <w:t xml:space="preserve">the requested </w:t>
      </w:r>
      <w:del w:id="542" w:author="Bourdelin, Sonia" w:date="2026-05-19T22:39:00Z" w16du:dateUtc="2026-05-19T20:39:00Z">
        <w:r w:rsidDel="00394026">
          <w:delText>CHARGING MOMENT;</w:delText>
        </w:r>
      </w:del>
      <w:ins w:id="543" w:author="Bourdelin, Sonia" w:date="2026-05-19T22:39:00Z" w16du:dateUtc="2026-05-19T20:39:00Z">
        <w:r w:rsidR="00394026">
          <w:t>charging timing,</w:t>
        </w:r>
      </w:ins>
      <w:r>
        <w:t xml:space="preserve"> </w:t>
      </w:r>
      <w:del w:id="544" w:author="Bourdelin, Sonia" w:date="2026-05-19T22:39:00Z" w16du:dateUtc="2026-05-19T20:39:00Z">
        <w:r w:rsidDel="00394026">
          <w:delText>and</w:delText>
        </w:r>
      </w:del>
    </w:p>
    <w:p w14:paraId="0F748644" w14:textId="77777777" w:rsidR="005C410C" w:rsidRDefault="00CE3A5B">
      <w:pPr>
        <w:pStyle w:val="ListParagraph"/>
        <w:numPr>
          <w:ilvl w:val="1"/>
          <w:numId w:val="2"/>
        </w:numPr>
      </w:pPr>
      <w:r>
        <w:t>the applicable payment deadline.</w:t>
      </w:r>
    </w:p>
    <w:p w14:paraId="0540DFB3" w14:textId="77777777" w:rsidR="00394026" w:rsidRDefault="00CE3A5B">
      <w:pPr>
        <w:rPr>
          <w:ins w:id="545" w:author="Bourdelin, Sonia" w:date="2026-05-19T22:40:00Z" w16du:dateUtc="2026-05-19T20:40:00Z"/>
        </w:rPr>
      </w:pPr>
      <w:r>
        <w:t xml:space="preserve">And request to </w:t>
      </w:r>
      <w:del w:id="546" w:author="Bourdelin, Sonia" w:date="2026-05-19T21:59:00Z" w16du:dateUtc="2026-05-19T19:59:00Z">
        <w:r w:rsidDel="00F958D4">
          <w:delText>TRANSPORT CUSTOMER</w:delText>
        </w:r>
      </w:del>
      <w:ins w:id="547" w:author="Bourdelin, Sonia" w:date="2026-05-19T21:59:00Z" w16du:dateUtc="2026-05-19T19:59:00Z">
        <w:r w:rsidR="00F958D4">
          <w:t>Buyer</w:t>
        </w:r>
      </w:ins>
      <w:r>
        <w:t xml:space="preserve"> additional information (payer identity, billing address, invoice data, VAT number or corporate identifier, travel account identifier, voucher or travel credit reference, loyalty identifier, mandate consent, card or account credentials, strong customer authentication data, instalment acceptance conditions). </w:t>
      </w:r>
    </w:p>
    <w:p w14:paraId="75E468FD" w14:textId="5C3F694C" w:rsidR="00394026" w:rsidRDefault="00394026">
      <w:pPr>
        <w:rPr>
          <w:ins w:id="548" w:author="Bourdelin, Sonia" w:date="2026-05-19T22:40:00Z" w16du:dateUtc="2026-05-19T20:40:00Z"/>
        </w:rPr>
      </w:pPr>
      <w:ins w:id="549" w:author="Bourdelin, Sonia" w:date="2026-05-19T22:40:00Z">
        <w:r w:rsidRPr="00394026">
          <w:t>For operator-issued vouchers, the Retailer verifies with the Distributor: voucher validity, compatibility with the concerned basket elements, and deductible amount.</w:t>
        </w:r>
      </w:ins>
    </w:p>
    <w:p w14:paraId="315C04D4" w14:textId="21103152" w:rsidR="005C410C" w:rsidRDefault="00CE3A5B">
      <w:r>
        <w:t xml:space="preserve">The </w:t>
      </w:r>
      <w:del w:id="550" w:author="Bourdelin, Sonia" w:date="2026-05-19T22:00:00Z" w16du:dateUtc="2026-05-19T20:00:00Z">
        <w:r w:rsidDel="00F958D4">
          <w:delText>TRANSPORT CUSTOMER</w:delText>
        </w:r>
      </w:del>
      <w:ins w:id="551" w:author="Bourdelin, Sonia" w:date="2026-05-19T22:00:00Z" w16du:dateUtc="2026-05-19T20:00:00Z">
        <w:r w:rsidR="00F958D4">
          <w:t>Buyer</w:t>
        </w:r>
      </w:ins>
      <w:r>
        <w:t xml:space="preserve"> may see only one unique </w:t>
      </w:r>
      <w:r w:rsidR="005451D2">
        <w:t>p</w:t>
      </w:r>
      <w:r>
        <w:t xml:space="preserve">ayment (MarketPlace case) and later, the Retailer distributes, settles or reconciles the corresponding amounts with several distributor(s) according to commercial agreements (see </w:t>
      </w:r>
      <w:del w:id="552" w:author="Bourdelin, Sonia" w:date="2026-05-19T22:00:00Z" w16du:dateUtc="2026-05-19T20:00:00Z">
        <w:r w:rsidDel="00F958D4">
          <w:delText>Business Use Case</w:delText>
        </w:r>
      </w:del>
      <w:ins w:id="553" w:author="Bourdelin, Sonia" w:date="2026-05-19T22:00:00Z" w16du:dateUtc="2026-05-19T20:00:00Z">
        <w:r w:rsidR="00F958D4">
          <w:t>BUC-</w:t>
        </w:r>
      </w:ins>
      <w:del w:id="554" w:author="Bourdelin, Sonia" w:date="2026-05-19T22:00:00Z" w16du:dateUtc="2026-05-19T20:00:00Z">
        <w:r w:rsidDel="00F958D4">
          <w:delText xml:space="preserve"> </w:delText>
        </w:r>
      </w:del>
      <w:r>
        <w:t>K).</w:t>
      </w:r>
    </w:p>
    <w:p w14:paraId="6D98A12B" w14:textId="77777777" w:rsidR="005C410C" w:rsidRDefault="005C410C"/>
    <w:p w14:paraId="5DE7D231" w14:textId="77777777" w:rsidR="005C410C" w:rsidRPr="007F480D" w:rsidRDefault="64512893" w:rsidP="64512893">
      <w:pPr>
        <w:pStyle w:val="ListParagraph"/>
        <w:numPr>
          <w:ilvl w:val="0"/>
          <w:numId w:val="2"/>
        </w:numPr>
        <w:rPr>
          <w:b/>
          <w:bCs/>
        </w:rPr>
      </w:pPr>
      <w:r w:rsidRPr="007F480D">
        <w:rPr>
          <w:b/>
          <w:bCs/>
        </w:rPr>
        <w:t>Architecture Retailer-side payment</w:t>
      </w:r>
    </w:p>
    <w:p w14:paraId="2946DB82" w14:textId="77777777" w:rsidR="005C410C" w:rsidRDefault="005C410C"/>
    <w:p w14:paraId="7DA45F00" w14:textId="161956A5" w:rsidR="005C410C" w:rsidRPr="00053279" w:rsidRDefault="00CE3A5B">
      <w:pPr>
        <w:rPr>
          <w:lang w:val="en-US"/>
          <w:rPrChange w:id="555" w:author="Bourdelin, Sonia" w:date="2026-05-20T08:34:00Z" w16du:dateUtc="2026-05-20T06:34:00Z">
            <w:rPr/>
          </w:rPrChange>
        </w:rPr>
      </w:pPr>
      <w:r>
        <w:t xml:space="preserve">10. The Retailer, acting directly or through its Payment Provider, initiates payment for one or more </w:t>
      </w:r>
      <w:ins w:id="556" w:author="Bourdelin, Sonia" w:date="2026-05-19T22:26:00Z" w16du:dateUtc="2026-05-19T20:26:00Z">
        <w:r w:rsidR="007A2ABF">
          <w:t xml:space="preserve">basket </w:t>
        </w:r>
      </w:ins>
      <w:del w:id="557" w:author="Bourdelin, Sonia" w:date="2026-05-19T22:00:00Z" w16du:dateUtc="2026-05-19T20:00:00Z">
        <w:r w:rsidDel="00F958D4">
          <w:delText>CUSTOMER PURCHASE PACKAGE</w:delText>
        </w:r>
      </w:del>
      <w:ins w:id="558" w:author="Bourdelin, Sonia" w:date="2026-05-19T22:00:00Z" w16du:dateUtc="2026-05-19T20:00:00Z">
        <w:r w:rsidR="00F958D4">
          <w:t>element</w:t>
        </w:r>
      </w:ins>
      <w:del w:id="559" w:author="Bourdelin, Sonia" w:date="2026-05-19T22:00:00Z" w16du:dateUtc="2026-05-19T20:00:00Z">
        <w:r w:rsidDel="00F958D4">
          <w:delText>(</w:delText>
        </w:r>
      </w:del>
      <w:r>
        <w:t>s</w:t>
      </w:r>
      <w:del w:id="560" w:author="Bourdelin, Sonia" w:date="2026-05-19T22:00:00Z" w16du:dateUtc="2026-05-19T20:00:00Z">
        <w:r w:rsidDel="00F958D4">
          <w:delText>)</w:delText>
        </w:r>
      </w:del>
      <w:r>
        <w:t xml:space="preserve"> and </w:t>
      </w:r>
      <w:del w:id="561" w:author="Bourdelin, Sonia" w:date="2026-05-19T22:00:00Z" w16du:dateUtc="2026-05-19T20:00:00Z">
        <w:r w:rsidDel="00F958D4">
          <w:delText>receivess</w:delText>
        </w:r>
      </w:del>
      <w:ins w:id="562" w:author="Bourdelin, Sonia" w:date="2026-05-19T22:00:00Z" w16du:dateUtc="2026-05-19T20:00:00Z">
        <w:r w:rsidR="00F958D4">
          <w:t>receives</w:t>
        </w:r>
      </w:ins>
      <w:r>
        <w:t xml:space="preserve"> the transaction result.</w:t>
      </w:r>
      <w:ins w:id="563" w:author="Bourdelin, Sonia" w:date="2026-05-20T08:30:00Z" w16du:dateUtc="2026-05-20T06:30:00Z">
        <w:r w:rsidR="00053279" w:rsidRPr="00053279">
          <w:t xml:space="preserve"> </w:t>
        </w:r>
        <w:r w:rsidR="00053279">
          <w:t>T</w:t>
        </w:r>
      </w:ins>
      <w:ins w:id="564" w:author="Bourdelin, Sonia" w:date="2026-05-20T08:30:00Z">
        <w:r w:rsidR="00053279" w:rsidRPr="00053279">
          <w:t xml:space="preserve">he Retailer checks that the payment result has been obtained </w:t>
        </w:r>
        <w:r w:rsidR="00053279" w:rsidRPr="00053279">
          <w:rPr>
            <w:rPrChange w:id="565" w:author="Bourdelin, Sonia" w:date="2026-05-20T08:30:00Z" w16du:dateUtc="2026-05-20T06:30:00Z">
              <w:rPr>
                <w:b/>
                <w:bCs/>
              </w:rPr>
            </w:rPrChange>
          </w:rPr>
          <w:t>within the applicable business validity/time limits</w:t>
        </w:r>
        <w:r w:rsidR="00053279" w:rsidRPr="00053279">
          <w:t xml:space="preserve"> for each concerned basket element</w:t>
        </w:r>
      </w:ins>
      <w:ins w:id="566" w:author="Bourdelin, Sonia" w:date="2026-05-20T08:34:00Z" w16du:dateUtc="2026-05-20T06:34:00Z">
        <w:r w:rsidR="00053279">
          <w:t xml:space="preserve">. </w:t>
        </w:r>
      </w:ins>
      <w:ins w:id="567" w:author="Bourdelin, Sonia" w:date="2026-05-20T08:34:00Z">
        <w:r w:rsidR="00053279" w:rsidRPr="00053279">
          <w:rPr>
            <w:lang w:val="en-US"/>
            <w:rPrChange w:id="568" w:author="Bourdelin, Sonia" w:date="2026-05-20T08:34:00Z" w16du:dateUtc="2026-05-20T06:34:00Z">
              <w:rPr>
                <w:lang w:val="fr-FR"/>
              </w:rPr>
            </w:rPrChange>
          </w:rPr>
          <w:t>If a time limit is breached, the Retailer flags the impacted element(s) as expired/revalidation-required and does not treat them as confirmed.</w:t>
        </w:r>
      </w:ins>
    </w:p>
    <w:p w14:paraId="7ECCC8F5" w14:textId="6C29CDA5" w:rsidR="005C410C" w:rsidRDefault="00CE3A5B">
      <w:r>
        <w:t xml:space="preserve">11. </w:t>
      </w:r>
      <w:commentRangeStart w:id="569"/>
      <w:commentRangeStart w:id="570"/>
      <w:r>
        <w:t xml:space="preserve">The Retailer </w:t>
      </w:r>
      <w:del w:id="571" w:author="Bourdelin, Sonia" w:date="2026-05-20T08:31:00Z" w16du:dateUtc="2026-05-20T06:31:00Z">
        <w:r w:rsidDel="00053279">
          <w:delText xml:space="preserve">sends </w:delText>
        </w:r>
      </w:del>
      <w:ins w:id="572" w:author="Bourdelin, Sonia" w:date="2026-05-20T08:31:00Z" w16du:dateUtc="2026-05-20T06:31:00Z">
        <w:r w:rsidR="00053279">
          <w:t xml:space="preserve">may notify </w:t>
        </w:r>
      </w:ins>
      <w:r>
        <w:t xml:space="preserve">each concerned Distributor a payment confirmation or payment status notification </w:t>
      </w:r>
      <w:ins w:id="573" w:author="Bourdelin, Sonia" w:date="2026-05-20T08:32:00Z" w16du:dateUtc="2026-05-20T06:32:00Z">
        <w:r w:rsidR="00053279">
          <w:t xml:space="preserve">and may </w:t>
        </w:r>
      </w:ins>
      <w:del w:id="574" w:author="Bourdelin, Sonia" w:date="2026-05-20T08:32:00Z" w16du:dateUtc="2026-05-20T06:32:00Z">
        <w:r w:rsidDel="00053279">
          <w:delText>including</w:delText>
        </w:r>
      </w:del>
      <w:ins w:id="575" w:author="Bourdelin, Sonia" w:date="2026-05-20T08:32:00Z" w16du:dateUtc="2026-05-20T06:32:00Z">
        <w:r w:rsidR="00053279">
          <w:t xml:space="preserve">include in the flow </w:t>
        </w:r>
      </w:ins>
      <w:commentRangeEnd w:id="569"/>
      <w:r w:rsidR="008677C3">
        <w:rPr>
          <w:rStyle w:val="CommentReference"/>
          <w:sz w:val="24"/>
          <w:szCs w:val="24"/>
        </w:rPr>
        <w:commentReference w:id="569"/>
      </w:r>
      <w:commentRangeEnd w:id="570"/>
      <w:r>
        <w:rPr>
          <w:rStyle w:val="CommentReference"/>
          <w:sz w:val="24"/>
          <w:szCs w:val="24"/>
        </w:rPr>
        <w:commentReference w:id="570"/>
      </w:r>
      <w:r>
        <w:t>:</w:t>
      </w:r>
    </w:p>
    <w:p w14:paraId="760E3076" w14:textId="5FF1984F" w:rsidR="005C410C" w:rsidRDefault="6C4F44F4">
      <w:pPr>
        <w:pStyle w:val="ListParagraph"/>
        <w:numPr>
          <w:ilvl w:val="1"/>
          <w:numId w:val="2"/>
        </w:numPr>
      </w:pPr>
      <w:commentRangeStart w:id="576"/>
      <w:commentRangeStart w:id="577"/>
      <w:r>
        <w:t xml:space="preserve">paid </w:t>
      </w:r>
      <w:r w:rsidRPr="008512BE">
        <w:t>amount</w:t>
      </w:r>
      <w:ins w:id="578" w:author="Bourdelin, Sonia" w:date="2026-05-20T09:25:00Z" w16du:dateUtc="2026-05-20T07:25:00Z">
        <w:r w:rsidR="008512BE" w:rsidRPr="008512BE">
          <w:rPr>
            <w:rPrChange w:id="579" w:author="Bourdelin, Sonia" w:date="2026-05-20T09:26:00Z" w16du:dateUtc="2026-05-20T07:26:00Z">
              <w:rPr>
                <w:i/>
                <w:iCs/>
              </w:rPr>
            </w:rPrChange>
          </w:rPr>
          <w:t xml:space="preserve"> </w:t>
        </w:r>
      </w:ins>
      <w:ins w:id="580" w:author="Bourdelin, Sonia" w:date="2026-05-20T09:25:00Z">
        <w:r w:rsidR="008512BE" w:rsidRPr="008512BE">
          <w:rPr>
            <w:rPrChange w:id="581" w:author="Bourdelin, Sonia" w:date="2026-05-20T09:26:00Z" w16du:dateUtc="2026-05-20T07:26:00Z">
              <w:rPr>
                <w:i/>
                <w:iCs/>
              </w:rPr>
            </w:rPrChange>
          </w:rPr>
          <w:t>only if required</w:t>
        </w:r>
        <w:r w:rsidR="008512BE" w:rsidRPr="008512BE">
          <w:t xml:space="preserve"> by Distributor business rules</w:t>
        </w:r>
      </w:ins>
      <w:r>
        <w:t>;</w:t>
      </w:r>
    </w:p>
    <w:p w14:paraId="4D81A241" w14:textId="77777777" w:rsidR="005C410C" w:rsidRDefault="00CE3A5B">
      <w:pPr>
        <w:pStyle w:val="ListParagraph"/>
        <w:numPr>
          <w:ilvl w:val="1"/>
          <w:numId w:val="2"/>
        </w:numPr>
      </w:pPr>
      <w:r>
        <w:t>payment status, timestamp and reference;</w:t>
      </w:r>
    </w:p>
    <w:p w14:paraId="6A60490C" w14:textId="045F69D5" w:rsidR="005C410C" w:rsidRDefault="00CE3A5B">
      <w:pPr>
        <w:pStyle w:val="ListParagraph"/>
        <w:numPr>
          <w:ilvl w:val="1"/>
          <w:numId w:val="2"/>
        </w:numPr>
      </w:pPr>
      <w:del w:id="582" w:author="Bourdelin, Sonia" w:date="2026-05-19T22:00:00Z" w16du:dateUtc="2026-05-19T20:00:00Z">
        <w:r w:rsidDel="00F958D4">
          <w:delText>CUSTOMER PURCHASE PACKAGE</w:delText>
        </w:r>
      </w:del>
      <w:ins w:id="583" w:author="Bourdelin, Sonia" w:date="2026-05-19T22:00:00Z" w16du:dateUtc="2026-05-19T20:00:00Z">
        <w:r w:rsidR="00F958D4">
          <w:t xml:space="preserve">paid </w:t>
        </w:r>
      </w:ins>
      <w:ins w:id="584" w:author="Bourdelin, Sonia" w:date="2026-05-19T22:26:00Z" w16du:dateUtc="2026-05-19T20:26:00Z">
        <w:r w:rsidR="007A2ABF">
          <w:t xml:space="preserve">basket </w:t>
        </w:r>
      </w:ins>
      <w:ins w:id="585" w:author="Bourdelin, Sonia" w:date="2026-05-19T22:01:00Z" w16du:dateUtc="2026-05-19T20:01:00Z">
        <w:r w:rsidR="00F958D4">
          <w:t>element</w:t>
        </w:r>
      </w:ins>
      <w:del w:id="586" w:author="Bourdelin, Sonia" w:date="2026-05-19T22:01:00Z" w16du:dateUtc="2026-05-19T20:01:00Z">
        <w:r w:rsidDel="00F958D4">
          <w:delText>(</w:delText>
        </w:r>
      </w:del>
      <w:r>
        <w:t>s</w:t>
      </w:r>
      <w:ins w:id="587" w:author="Bourdelin, Sonia" w:date="2026-05-20T09:26:00Z" w16du:dateUtc="2026-05-20T07:26:00Z">
        <w:r w:rsidR="008512BE">
          <w:t xml:space="preserve"> identifiers / offers</w:t>
        </w:r>
      </w:ins>
      <w:del w:id="588" w:author="Bourdelin, Sonia" w:date="2026-05-19T22:01:00Z" w16du:dateUtc="2026-05-19T20:01:00Z">
        <w:r w:rsidDel="00F958D4">
          <w:delText>)</w:delText>
        </w:r>
      </w:del>
      <w:r>
        <w:t>;</w:t>
      </w:r>
    </w:p>
    <w:p w14:paraId="63FF8D38" w14:textId="6360BCA5" w:rsidR="005C410C" w:rsidRDefault="00CE3A5B">
      <w:pPr>
        <w:pStyle w:val="ListParagraph"/>
        <w:numPr>
          <w:ilvl w:val="1"/>
          <w:numId w:val="2"/>
        </w:numPr>
      </w:pPr>
      <w:r>
        <w:t>allocation amount and currency</w:t>
      </w:r>
      <w:ins w:id="589" w:author="Bourdelin, Sonia" w:date="2026-05-20T09:26:00Z" w16du:dateUtc="2026-05-20T07:26:00Z">
        <w:r w:rsidR="008512BE">
          <w:t xml:space="preserve"> if required</w:t>
        </w:r>
      </w:ins>
      <w:r>
        <w:t>;</w:t>
      </w:r>
    </w:p>
    <w:p w14:paraId="00D36F60" w14:textId="477441D1" w:rsidR="005C410C" w:rsidRDefault="6C4F44F4">
      <w:pPr>
        <w:pStyle w:val="ListParagraph"/>
        <w:numPr>
          <w:ilvl w:val="1"/>
          <w:numId w:val="2"/>
        </w:numPr>
      </w:pPr>
      <w:r>
        <w:t>payment instrument type where required for audit, invoicing or after-sales</w:t>
      </w:r>
      <w:ins w:id="590" w:author="Bourdelin, Sonia" w:date="2026-05-20T09:27:00Z" w16du:dateUtc="2026-05-20T07:27:00Z">
        <w:r w:rsidR="008512BE">
          <w:t xml:space="preserve"> (</w:t>
        </w:r>
      </w:ins>
      <w:ins w:id="591" w:author="Bourdelin, Sonia" w:date="2026-05-20T09:27:00Z">
        <w:r w:rsidR="008512BE" w:rsidRPr="008512BE">
          <w:t>No PSP instrument details unless legally required/agreed.</w:t>
        </w:r>
      </w:ins>
      <w:ins w:id="592" w:author="Bourdelin, Sonia" w:date="2026-05-20T09:27:00Z" w16du:dateUtc="2026-05-20T07:27:00Z">
        <w:r w:rsidR="008512BE">
          <w:t>)</w:t>
        </w:r>
      </w:ins>
      <w:r>
        <w:t>.</w:t>
      </w:r>
      <w:commentRangeEnd w:id="576"/>
      <w:r>
        <w:rPr>
          <w:rStyle w:val="CommentReference"/>
          <w:sz w:val="24"/>
          <w:szCs w:val="24"/>
        </w:rPr>
        <w:commentReference w:id="576"/>
      </w:r>
      <w:commentRangeEnd w:id="577"/>
      <w:r>
        <w:rPr>
          <w:rStyle w:val="CommentReference"/>
          <w:sz w:val="24"/>
          <w:szCs w:val="24"/>
        </w:rPr>
        <w:commentReference w:id="577"/>
      </w:r>
    </w:p>
    <w:p w14:paraId="066081CF" w14:textId="61D3F219" w:rsidR="005C410C" w:rsidDel="00053279" w:rsidRDefault="6C4F44F4" w:rsidP="00053279">
      <w:pPr>
        <w:rPr>
          <w:del w:id="593" w:author="Bourdelin, Sonia" w:date="2026-05-19T22:05:00Z" w16du:dateUtc="2026-05-19T20:05:00Z"/>
        </w:rPr>
      </w:pPr>
      <w:r>
        <w:t>12</w:t>
      </w:r>
      <w:commentRangeStart w:id="594"/>
      <w:commentRangeStart w:id="595"/>
      <w:r>
        <w:t xml:space="preserve">. Each Distributor verifies that the payment status satisfies its business rule and </w:t>
      </w:r>
      <w:ins w:id="596" w:author="Bourdelin, Sonia" w:date="2026-05-20T08:34:00Z">
        <w:r w:rsidR="00053279" w:rsidRPr="00053279">
          <w:t>returns a component confirmation where applicable (e.g. “ok to proceed to fulfilment” or “revalidation required”).</w:t>
        </w:r>
        <w:r w:rsidR="00053279" w:rsidRPr="00053279" w:rsidDel="00053279">
          <w:t xml:space="preserve"> </w:t>
        </w:r>
      </w:ins>
      <w:del w:id="597" w:author="Bourdelin, Sonia" w:date="2026-05-20T08:34:00Z" w16du:dateUtc="2026-05-20T06:34:00Z">
        <w:r w:rsidDel="00053279">
          <w:delText xml:space="preserve">returns the component result </w:delText>
        </w:r>
      </w:del>
      <w:del w:id="598" w:author="Bourdelin, Sonia" w:date="2026-05-20T08:19:00Z" w16du:dateUtc="2026-05-20T06:19:00Z">
        <w:r w:rsidDel="00445C5B">
          <w:delText>(</w:delText>
        </w:r>
      </w:del>
      <w:del w:id="599" w:author="Bourdelin, Sonia" w:date="2026-05-20T08:34:00Z" w16du:dateUtc="2026-05-20T06:34:00Z">
        <w:r w:rsidDel="00053279">
          <w:delText xml:space="preserve">confirmed </w:delText>
        </w:r>
      </w:del>
      <w:del w:id="600" w:author="Bourdelin, Sonia" w:date="2026-05-20T08:20:00Z" w16du:dateUtc="2026-05-20T06:20:00Z">
        <w:r w:rsidDel="00445C5B">
          <w:delText xml:space="preserve">/ </w:delText>
        </w:r>
      </w:del>
      <w:del w:id="601" w:author="Bourdelin, Sonia" w:date="2026-05-20T08:34:00Z" w16du:dateUtc="2026-05-20T06:34:00Z">
        <w:r w:rsidDel="00053279">
          <w:delText>pending / rejected / expired / revalidation required</w:delText>
        </w:r>
      </w:del>
      <w:del w:id="602" w:author="Bourdelin, Sonia" w:date="2026-05-20T08:20:00Z" w16du:dateUtc="2026-05-20T06:20:00Z">
        <w:r w:rsidDel="00445C5B">
          <w:delText>)</w:delText>
        </w:r>
      </w:del>
      <w:del w:id="603" w:author="Bourdelin, Sonia" w:date="2026-05-20T08:34:00Z" w16du:dateUtc="2026-05-20T06:34:00Z">
        <w:r w:rsidDel="00053279">
          <w:delText>.</w:delText>
        </w:r>
        <w:commentRangeEnd w:id="594"/>
        <w:r w:rsidDel="00053279">
          <w:rPr>
            <w:rStyle w:val="CommentReference"/>
            <w:sz w:val="24"/>
            <w:szCs w:val="24"/>
          </w:rPr>
          <w:commentReference w:id="594"/>
        </w:r>
        <w:commentRangeEnd w:id="595"/>
        <w:r>
          <w:rPr>
            <w:rStyle w:val="CommentReference"/>
            <w:sz w:val="24"/>
            <w:szCs w:val="24"/>
          </w:rPr>
          <w:commentReference w:id="595"/>
        </w:r>
      </w:del>
    </w:p>
    <w:p w14:paraId="0800F85C" w14:textId="77777777" w:rsidR="00053279" w:rsidRDefault="00053279" w:rsidP="00053279">
      <w:pPr>
        <w:rPr>
          <w:ins w:id="604" w:author="Bourdelin, Sonia" w:date="2026-05-20T08:34:00Z" w16du:dateUtc="2026-05-20T06:34:00Z"/>
        </w:rPr>
      </w:pPr>
    </w:p>
    <w:p w14:paraId="7189D097" w14:textId="42E53F22" w:rsidR="005C410C" w:rsidDel="00053279" w:rsidRDefault="00CE3A5B" w:rsidP="00053279">
      <w:pPr>
        <w:rPr>
          <w:del w:id="605" w:author="Bourdelin, Sonia" w:date="2026-05-20T08:34:00Z" w16du:dateUtc="2026-05-20T06:34:00Z"/>
        </w:rPr>
      </w:pPr>
      <w:del w:id="606" w:author="Bourdelin, Sonia" w:date="2026-05-19T22:05:00Z" w16du:dateUtc="2026-05-19T20:05:00Z">
        <w:r w:rsidDel="004624ED">
          <w:delText xml:space="preserve">13. </w:delText>
        </w:r>
      </w:del>
      <w:del w:id="607" w:author="Bourdelin, Sonia" w:date="2026-05-19T22:03:00Z" w16du:dateUtc="2026-05-19T20:03:00Z">
        <w:r w:rsidDel="00F958D4">
          <w:delText xml:space="preserve">The Retailer consolidates Distributor responses </w:delText>
        </w:r>
      </w:del>
      <w:del w:id="608" w:author="Bourdelin, Sonia" w:date="2026-05-19T22:02:00Z" w16du:dateUtc="2026-05-19T20:02:00Z">
        <w:r w:rsidDel="00F958D4">
          <w:delText xml:space="preserve">and updates the </w:delText>
        </w:r>
      </w:del>
      <w:del w:id="609" w:author="Bourdelin, Sonia" w:date="2026-05-19T22:01:00Z" w16du:dateUtc="2026-05-19T20:01:00Z">
        <w:r w:rsidDel="00F958D4">
          <w:delText>TRAVEL BASKET</w:delText>
        </w:r>
      </w:del>
      <w:del w:id="610" w:author="Bourdelin, Sonia" w:date="2026-05-19T22:03:00Z" w16du:dateUtc="2026-05-19T20:03:00Z">
        <w:r w:rsidDel="00F958D4">
          <w:delText>.</w:delText>
        </w:r>
      </w:del>
    </w:p>
    <w:p w14:paraId="5997CC1D" w14:textId="77777777" w:rsidR="005C410C" w:rsidRDefault="005C410C" w:rsidP="00053279"/>
    <w:p w14:paraId="3DBFCDE3" w14:textId="77777777" w:rsidR="005C410C" w:rsidRPr="00B9203F" w:rsidRDefault="29C67710" w:rsidP="64512893">
      <w:pPr>
        <w:pStyle w:val="ListParagraph"/>
        <w:numPr>
          <w:ilvl w:val="0"/>
          <w:numId w:val="2"/>
        </w:numPr>
        <w:rPr>
          <w:b/>
          <w:bCs/>
        </w:rPr>
      </w:pPr>
      <w:r w:rsidRPr="00B9203F">
        <w:rPr>
          <w:b/>
          <w:bCs/>
        </w:rPr>
        <w:t xml:space="preserve">Architecture </w:t>
      </w:r>
      <w:commentRangeStart w:id="611"/>
      <w:commentRangeStart w:id="612"/>
      <w:r w:rsidRPr="00B9203F">
        <w:rPr>
          <w:b/>
          <w:bCs/>
        </w:rPr>
        <w:t>Distributor</w:t>
      </w:r>
      <w:commentRangeEnd w:id="611"/>
      <w:r w:rsidRPr="00B9203F">
        <w:rPr>
          <w:rStyle w:val="CommentReference"/>
          <w:b/>
          <w:bCs/>
          <w:sz w:val="24"/>
          <w:szCs w:val="24"/>
        </w:rPr>
        <w:commentReference w:id="611"/>
      </w:r>
      <w:commentRangeEnd w:id="612"/>
      <w:r w:rsidRPr="00B9203F">
        <w:rPr>
          <w:rStyle w:val="CommentReference"/>
          <w:b/>
          <w:bCs/>
          <w:sz w:val="24"/>
          <w:szCs w:val="24"/>
        </w:rPr>
        <w:commentReference w:id="612"/>
      </w:r>
      <w:r w:rsidRPr="00B9203F">
        <w:rPr>
          <w:b/>
          <w:bCs/>
        </w:rPr>
        <w:t>-side payment</w:t>
      </w:r>
    </w:p>
    <w:p w14:paraId="110FFD37" w14:textId="77777777" w:rsidR="005C410C" w:rsidRDefault="005C410C"/>
    <w:p w14:paraId="02EB5BD5" w14:textId="69FB5030" w:rsidR="005C410C" w:rsidRDefault="6C4F44F4">
      <w:del w:id="613" w:author="Bourdelin, Sonia" w:date="2026-05-19T22:05:00Z" w16du:dateUtc="2026-05-19T20:05:00Z">
        <w:r w:rsidDel="004624ED">
          <w:delText>14</w:delText>
        </w:r>
      </w:del>
      <w:ins w:id="614" w:author="Bourdelin, Sonia" w:date="2026-05-19T22:05:00Z" w16du:dateUtc="2026-05-19T20:05:00Z">
        <w:r w:rsidR="004624ED">
          <w:t>13</w:t>
        </w:r>
      </w:ins>
      <w:r>
        <w:t>.</w:t>
      </w:r>
      <w:commentRangeStart w:id="615"/>
      <w:commentRangeStart w:id="616"/>
      <w:commentRangeStart w:id="617"/>
      <w:r>
        <w:t xml:space="preserve"> The Distributor indicates that payment must be executed through its own Payment Provider or delegated payment process. The Retailer sends the required payment initiation context to the Distributor</w:t>
      </w:r>
      <w:ins w:id="618" w:author="Bourdelin, Sonia" w:date="2026-05-20T08:36:00Z" w16du:dateUtc="2026-05-20T06:36:00Z">
        <w:r w:rsidR="00053279" w:rsidRPr="00053279">
          <w:t xml:space="preserve"> </w:t>
        </w:r>
      </w:ins>
      <w:ins w:id="619" w:author="Bourdelin, Sonia" w:date="2026-05-20T08:36:00Z">
        <w:r w:rsidR="00053279" w:rsidRPr="00053279">
          <w:t>for the concerned basket element(s)</w:t>
        </w:r>
      </w:ins>
      <w:r>
        <w:t>.</w:t>
      </w:r>
      <w:commentRangeEnd w:id="615"/>
      <w:r>
        <w:rPr>
          <w:rStyle w:val="CommentReference"/>
          <w:sz w:val="24"/>
          <w:szCs w:val="24"/>
        </w:rPr>
        <w:commentReference w:id="615"/>
      </w:r>
      <w:commentRangeEnd w:id="616"/>
      <w:r>
        <w:rPr>
          <w:rStyle w:val="CommentReference"/>
          <w:sz w:val="24"/>
          <w:szCs w:val="24"/>
        </w:rPr>
        <w:commentReference w:id="616"/>
      </w:r>
      <w:commentRangeEnd w:id="617"/>
      <w:r>
        <w:rPr>
          <w:rStyle w:val="CommentReference"/>
          <w:sz w:val="24"/>
          <w:szCs w:val="24"/>
        </w:rPr>
        <w:commentReference w:id="617"/>
      </w:r>
    </w:p>
    <w:p w14:paraId="7157020B" w14:textId="475D8152" w:rsidR="005C410C" w:rsidRDefault="00CE3A5B">
      <w:del w:id="620" w:author="Bourdelin, Sonia" w:date="2026-05-19T22:05:00Z" w16du:dateUtc="2026-05-19T20:05:00Z">
        <w:r w:rsidDel="004624ED">
          <w:delText>15</w:delText>
        </w:r>
      </w:del>
      <w:ins w:id="621" w:author="Bourdelin, Sonia" w:date="2026-05-19T22:05:00Z" w16du:dateUtc="2026-05-19T20:05:00Z">
        <w:r w:rsidR="004624ED">
          <w:t>14</w:t>
        </w:r>
      </w:ins>
      <w:r>
        <w:t>. The Distributor, acting with its PSP, initiates payment, receives the transaction result from the Payment Provider</w:t>
      </w:r>
      <w:ins w:id="622" w:author="Bourdelin, Sonia" w:date="2026-05-20T08:36:00Z" w16du:dateUtc="2026-05-20T06:36:00Z">
        <w:r w:rsidR="00053279" w:rsidRPr="00053279">
          <w:t xml:space="preserve"> </w:t>
        </w:r>
      </w:ins>
      <w:ins w:id="623" w:author="Bourdelin, Sonia" w:date="2026-05-20T08:36:00Z">
        <w:r w:rsidR="00053279" w:rsidRPr="00053279">
          <w:t>(authorised/captured/pending/refused and timestamp, depending on the method)</w:t>
        </w:r>
      </w:ins>
      <w:r>
        <w:t>.</w:t>
      </w:r>
    </w:p>
    <w:p w14:paraId="3FC6DAC7" w14:textId="1610ECE8" w:rsidR="005C410C" w:rsidRDefault="00CE3A5B">
      <w:del w:id="624" w:author="Bourdelin, Sonia" w:date="2026-05-19T22:05:00Z" w16du:dateUtc="2026-05-19T20:05:00Z">
        <w:r w:rsidDel="004624ED">
          <w:delText>16</w:delText>
        </w:r>
      </w:del>
      <w:ins w:id="625" w:author="Bourdelin, Sonia" w:date="2026-05-19T22:05:00Z" w16du:dateUtc="2026-05-19T20:05:00Z">
        <w:r w:rsidR="004624ED">
          <w:t>15</w:t>
        </w:r>
      </w:ins>
      <w:r>
        <w:t>. The Distributor</w:t>
      </w:r>
      <w:ins w:id="626" w:author="Bourdelin, Sonia" w:date="2026-05-20T08:38:00Z" w16du:dateUtc="2026-05-20T06:38:00Z">
        <w:r w:rsidR="00053279">
          <w:t xml:space="preserve"> </w:t>
        </w:r>
      </w:ins>
      <w:ins w:id="627" w:author="Bourdelin, Sonia" w:date="2026-05-20T08:38:00Z">
        <w:r w:rsidR="00053279" w:rsidRPr="00053279">
          <w:t xml:space="preserve">checks that the payment result has been obtained </w:t>
        </w:r>
        <w:r w:rsidR="00053279" w:rsidRPr="00053279">
          <w:rPr>
            <w:rPrChange w:id="628" w:author="Bourdelin, Sonia" w:date="2026-05-20T08:38:00Z" w16du:dateUtc="2026-05-20T06:38:00Z">
              <w:rPr>
                <w:b/>
                <w:bCs/>
              </w:rPr>
            </w:rPrChange>
          </w:rPr>
          <w:t>within the applicable business validity/time limits</w:t>
        </w:r>
      </w:ins>
      <w:ins w:id="629" w:author="Bourdelin, Sonia" w:date="2026-05-20T08:38:00Z" w16du:dateUtc="2026-05-20T06:38:00Z">
        <w:r w:rsidR="00053279">
          <w:t xml:space="preserve"> and</w:t>
        </w:r>
      </w:ins>
      <w:r w:rsidRPr="00053279">
        <w:t xml:space="preserve"> returns the payment result and status to the Reta</w:t>
      </w:r>
      <w:r>
        <w:t>iler:</w:t>
      </w:r>
    </w:p>
    <w:p w14:paraId="28487344" w14:textId="25CD5A65" w:rsidR="005C410C" w:rsidRDefault="00CE3A5B">
      <w:pPr>
        <w:pStyle w:val="ListParagraph"/>
        <w:numPr>
          <w:ilvl w:val="1"/>
          <w:numId w:val="2"/>
        </w:numPr>
        <w:rPr>
          <w:ins w:id="630" w:author="Bourdelin, Sonia" w:date="2026-05-20T08:39:00Z" w16du:dateUtc="2026-05-20T06:39:00Z"/>
        </w:rPr>
      </w:pPr>
      <w:r>
        <w:t>paid and confirmed</w:t>
      </w:r>
      <w:ins w:id="631" w:author="Bourdelin, Sonia" w:date="2026-05-20T08:38:00Z" w16du:dateUtc="2026-05-20T06:38:00Z">
        <w:r w:rsidR="00053279">
          <w:t xml:space="preserve"> when within </w:t>
        </w:r>
      </w:ins>
      <w:ins w:id="632" w:author="Bourdelin, Sonia" w:date="2026-05-20T08:44:00Z" w16du:dateUtc="2026-05-20T06:44:00Z">
        <w:r w:rsidR="00153CC5">
          <w:t>time limits</w:t>
        </w:r>
      </w:ins>
      <w:r>
        <w:t>;</w:t>
      </w:r>
    </w:p>
    <w:p w14:paraId="7608CA25" w14:textId="2398A97C" w:rsidR="00053279" w:rsidDel="00053279" w:rsidRDefault="00053279">
      <w:pPr>
        <w:pStyle w:val="ListParagraph"/>
        <w:numPr>
          <w:ilvl w:val="1"/>
          <w:numId w:val="2"/>
        </w:numPr>
        <w:rPr>
          <w:del w:id="633" w:author="Bourdelin, Sonia" w:date="2026-05-20T08:39:00Z" w16du:dateUtc="2026-05-20T06:39:00Z"/>
        </w:rPr>
      </w:pPr>
    </w:p>
    <w:p w14:paraId="01174573" w14:textId="2BD74F39" w:rsidR="005C410C" w:rsidDel="00053279" w:rsidRDefault="00053279">
      <w:pPr>
        <w:pStyle w:val="ListParagraph"/>
        <w:numPr>
          <w:ilvl w:val="1"/>
          <w:numId w:val="2"/>
        </w:numPr>
        <w:rPr>
          <w:del w:id="634" w:author="Bourdelin, Sonia" w:date="2026-05-20T08:39:00Z" w16du:dateUtc="2026-05-20T06:39:00Z"/>
        </w:rPr>
      </w:pPr>
      <w:ins w:id="635" w:author="Bourdelin, Sonia" w:date="2026-05-20T08:39:00Z">
        <w:r w:rsidRPr="00053279">
          <w:rPr>
            <w:rPrChange w:id="636" w:author="Bourdelin, Sonia" w:date="2026-05-20T08:39:00Z" w16du:dateUtc="2026-05-20T06:39:00Z">
              <w:rPr>
                <w:b/>
                <w:bCs/>
              </w:rPr>
            </w:rPrChange>
          </w:rPr>
          <w:t>expired/revalidation required</w:t>
        </w:r>
        <w:r w:rsidRPr="00053279">
          <w:t xml:space="preserve"> and requests the appropriate next action (refresh/revalidation) before continuation</w:t>
        </w:r>
      </w:ins>
      <w:ins w:id="637" w:author="Bourdelin, Sonia" w:date="2026-05-20T08:40:00Z" w16du:dateUtc="2026-05-20T06:40:00Z">
        <w:r>
          <w:t xml:space="preserve"> i</w:t>
        </w:r>
      </w:ins>
      <w:ins w:id="638" w:author="Bourdelin, Sonia" w:date="2026-05-20T08:40:00Z">
        <w:r w:rsidRPr="00053279">
          <w:t>f a limit is breached</w:t>
        </w:r>
        <w:r w:rsidRPr="00053279" w:rsidDel="00053279">
          <w:t xml:space="preserve"> </w:t>
        </w:r>
      </w:ins>
      <w:del w:id="639" w:author="Bourdelin, Sonia" w:date="2026-05-20T08:39:00Z" w16du:dateUtc="2026-05-20T06:39:00Z">
        <w:r w:rsidR="00CE3A5B" w:rsidDel="00053279">
          <w:delText>paid but fulfilment pending;</w:delText>
        </w:r>
      </w:del>
    </w:p>
    <w:p w14:paraId="14C8E339" w14:textId="76F2E774" w:rsidR="005C410C" w:rsidDel="00053279" w:rsidRDefault="00CE3A5B">
      <w:pPr>
        <w:pStyle w:val="ListParagraph"/>
        <w:numPr>
          <w:ilvl w:val="1"/>
          <w:numId w:val="2"/>
        </w:numPr>
        <w:rPr>
          <w:del w:id="640" w:author="Bourdelin, Sonia" w:date="2026-05-20T08:39:00Z" w16du:dateUtc="2026-05-20T06:39:00Z"/>
        </w:rPr>
      </w:pPr>
      <w:del w:id="641" w:author="Bourdelin, Sonia" w:date="2026-05-20T08:39:00Z" w16du:dateUtc="2026-05-20T06:39:00Z">
        <w:r w:rsidDel="00053279">
          <w:delText>payment pending / refused / expired / cancelled;</w:delText>
        </w:r>
      </w:del>
    </w:p>
    <w:p w14:paraId="57ABA2E0" w14:textId="0842CE1E" w:rsidR="005C410C" w:rsidDel="00053279" w:rsidRDefault="00CE3A5B">
      <w:pPr>
        <w:pStyle w:val="ListParagraph"/>
        <w:numPr>
          <w:ilvl w:val="1"/>
          <w:numId w:val="2"/>
        </w:numPr>
        <w:rPr>
          <w:del w:id="642" w:author="Bourdelin, Sonia" w:date="2026-05-20T08:39:00Z" w16du:dateUtc="2026-05-20T06:39:00Z"/>
        </w:rPr>
      </w:pPr>
      <w:del w:id="643" w:author="Bourdelin, Sonia" w:date="2026-05-20T08:39:00Z" w16du:dateUtc="2026-05-20T06:39:00Z">
        <w:r w:rsidDel="00053279">
          <w:delText>revalidation required.</w:delText>
        </w:r>
      </w:del>
    </w:p>
    <w:p w14:paraId="69F27D97" w14:textId="71192614" w:rsidR="005C410C" w:rsidRDefault="00CE3A5B" w:rsidP="00053279">
      <w:pPr>
        <w:pStyle w:val="ListParagraph"/>
        <w:numPr>
          <w:ilvl w:val="1"/>
          <w:numId w:val="2"/>
        </w:numPr>
        <w:rPr>
          <w:ins w:id="644" w:author="Bourdelin, Sonia" w:date="2026-05-20T08:50:00Z" w16du:dateUtc="2026-05-20T06:50:00Z"/>
        </w:rPr>
      </w:pPr>
      <w:del w:id="645" w:author="Bourdelin, Sonia" w:date="2026-05-19T22:05:00Z" w16du:dateUtc="2026-05-19T20:05:00Z">
        <w:r w:rsidDel="004624ED">
          <w:delText xml:space="preserve">17. The Retailer consolidates Distributor responses </w:delText>
        </w:r>
      </w:del>
      <w:del w:id="646" w:author="Bourdelin, Sonia" w:date="2026-05-19T22:02:00Z" w16du:dateUtc="2026-05-19T20:02:00Z">
        <w:r w:rsidDel="00F958D4">
          <w:delText>and updates the TRAVEL BASKET</w:delText>
        </w:r>
      </w:del>
      <w:r>
        <w:t>.</w:t>
      </w:r>
    </w:p>
    <w:p w14:paraId="0521B3E3" w14:textId="51F3542A" w:rsidR="00FA5159" w:rsidRDefault="008512BE" w:rsidP="00FA5159">
      <w:pPr>
        <w:rPr>
          <w:ins w:id="647" w:author="Bourdelin, Sonia" w:date="2026-05-20T09:29:00Z" w16du:dateUtc="2026-05-20T07:29:00Z"/>
        </w:rPr>
      </w:pPr>
      <w:ins w:id="648" w:author="Bourdelin, Sonia" w:date="2026-05-20T09:29:00Z">
        <w:r w:rsidRPr="008512BE">
          <w:t>The Retailer checks business validity/time limits for the concerned basket element(s) before treating them as confirmed, then records the status and consolidates.</w:t>
        </w:r>
      </w:ins>
    </w:p>
    <w:p w14:paraId="6D004808" w14:textId="77777777" w:rsidR="008512BE" w:rsidRDefault="008512BE" w:rsidP="00FA5159">
      <w:pPr>
        <w:rPr>
          <w:ins w:id="649" w:author="Bourdelin, Sonia" w:date="2026-05-20T09:21:00Z" w16du:dateUtc="2026-05-20T07:21:00Z"/>
        </w:rPr>
      </w:pPr>
    </w:p>
    <w:p w14:paraId="6AEEED9E" w14:textId="5B4F1D3E" w:rsidR="001B3308" w:rsidRDefault="00FA5159" w:rsidP="00FA5159">
      <w:pPr>
        <w:rPr>
          <w:ins w:id="650" w:author="Bourdelin, Sonia" w:date="2026-05-20T09:21:00Z" w16du:dateUtc="2026-05-20T07:21:00Z"/>
        </w:rPr>
      </w:pPr>
      <w:ins w:id="651" w:author="Bourdelin, Sonia" w:date="2026-05-20T09:21:00Z">
        <w:r w:rsidRPr="00FA5159">
          <w:t>In multi-Distributor purchases, Distributor-side payment typically results in split/parallel payments per Distributor; if a single coordinated payment step is required, Retailer-side or shared payment is usually used instead.</w:t>
        </w:r>
      </w:ins>
    </w:p>
    <w:p w14:paraId="5DFA36A7" w14:textId="77777777" w:rsidR="00FA5159" w:rsidRDefault="00FA5159" w:rsidP="00FA5159"/>
    <w:p w14:paraId="5197AAAA" w14:textId="6D309C48" w:rsidR="001B3308" w:rsidRDefault="001B3308">
      <w:pPr>
        <w:rPr>
          <w:ins w:id="652" w:author="Bourdelin, Sonia" w:date="2026-05-20T08:50:00Z" w16du:dateUtc="2026-05-20T06:50:00Z"/>
        </w:rPr>
      </w:pPr>
      <w:ins w:id="653" w:author="Bourdelin, Sonia" w:date="2026-05-20T08:50:00Z">
        <w:r w:rsidRPr="001B3308">
          <w:rPr>
            <w:i/>
            <w:iCs/>
          </w:rPr>
          <w:t>Example</w:t>
        </w:r>
      </w:ins>
      <w:ins w:id="654" w:author="Bourdelin, Sonia" w:date="2026-05-20T08:50:00Z" w16du:dateUtc="2026-05-20T06:50:00Z">
        <w:r>
          <w:rPr>
            <w:i/>
            <w:iCs/>
          </w:rPr>
          <w:t>s</w:t>
        </w:r>
      </w:ins>
      <w:ins w:id="655" w:author="Bourdelin, Sonia" w:date="2026-05-20T08:50:00Z">
        <w:r w:rsidRPr="001B3308">
          <w:rPr>
            <w:i/>
            <w:iCs/>
          </w:rPr>
          <w:t>:</w:t>
        </w:r>
        <w:r w:rsidRPr="001B3308">
          <w:t xml:space="preserve"> Distributor-side payment may </w:t>
        </w:r>
      </w:ins>
      <w:ins w:id="656" w:author="Bourdelin, Sonia" w:date="2026-05-20T09:36:00Z" w16du:dateUtc="2026-05-20T07:36:00Z">
        <w:r w:rsidR="00CE3A5B" w:rsidRPr="001B3308">
          <w:t>occur:</w:t>
        </w:r>
      </w:ins>
      <w:ins w:id="657" w:author="Bourdelin, Sonia" w:date="2026-05-20T08:50:00Z" w16du:dateUtc="2026-05-20T06:50:00Z">
        <w:r>
          <w:t xml:space="preserve"> </w:t>
        </w:r>
      </w:ins>
    </w:p>
    <w:p w14:paraId="2687F9A7" w14:textId="2219AFB0" w:rsidR="001B3308" w:rsidRPr="001B3308" w:rsidRDefault="001B3308" w:rsidP="001B3308">
      <w:pPr>
        <w:pStyle w:val="ListParagraph"/>
        <w:numPr>
          <w:ilvl w:val="0"/>
          <w:numId w:val="14"/>
        </w:numPr>
        <w:rPr>
          <w:ins w:id="658" w:author="Bourdelin, Sonia" w:date="2026-05-20T08:50:00Z" w16du:dateUtc="2026-05-20T06:50:00Z"/>
        </w:rPr>
      </w:pPr>
      <w:ins w:id="659" w:author="Bourdelin, Sonia" w:date="2026-05-20T08:50:00Z">
        <w:r w:rsidRPr="001B3308">
          <w:t xml:space="preserve">when the Retailer redirects </w:t>
        </w:r>
      </w:ins>
      <w:ins w:id="660" w:author="Bourdelin, Sonia" w:date="2026-05-20T09:35:00Z">
        <w:r w:rsidR="00CE3A5B" w:rsidRPr="00CE3A5B">
          <w:t xml:space="preserve">the Buyer to, or embeds, a white-label payment page </w:t>
        </w:r>
      </w:ins>
      <w:ins w:id="661" w:author="Bourdelin, Sonia" w:date="2026-05-20T08:50:00Z">
        <w:r w:rsidRPr="001B3308">
          <w:t xml:space="preserve">operated by the Distributor (or its PSP), </w:t>
        </w:r>
      </w:ins>
    </w:p>
    <w:p w14:paraId="6B699379" w14:textId="584FE718" w:rsidR="005C410C" w:rsidRDefault="001B3308" w:rsidP="001B3308">
      <w:pPr>
        <w:pStyle w:val="ListParagraph"/>
        <w:numPr>
          <w:ilvl w:val="0"/>
          <w:numId w:val="14"/>
        </w:numPr>
        <w:rPr>
          <w:ins w:id="662" w:author="Bourdelin, Sonia" w:date="2026-05-20T08:51:00Z" w16du:dateUtc="2026-05-20T06:51:00Z"/>
        </w:rPr>
      </w:pPr>
      <w:ins w:id="663" w:author="Bourdelin, Sonia" w:date="2026-05-20T08:50:00Z">
        <w:r w:rsidRPr="001B3308">
          <w:t xml:space="preserve">when the </w:t>
        </w:r>
      </w:ins>
      <w:ins w:id="664" w:author="Bourdelin, Sonia" w:date="2026-05-20T09:36:00Z">
        <w:r w:rsidR="00CE3A5B" w:rsidRPr="00CE3A5B">
          <w:t xml:space="preserve">Retailer acts mainly as a front channel (e.g. portal/agent), while the </w:t>
        </w:r>
        <w:r w:rsidR="00CE3A5B" w:rsidRPr="00CE3A5B">
          <w:rPr>
            <w:rPrChange w:id="665" w:author="Bourdelin, Sonia" w:date="2026-05-20T09:36:00Z" w16du:dateUtc="2026-05-20T07:36:00Z">
              <w:rPr>
                <w:b/>
                <w:bCs/>
              </w:rPr>
            </w:rPrChange>
          </w:rPr>
          <w:t>Distributor/Operator is the merchant of record</w:t>
        </w:r>
        <w:r w:rsidR="00CE3A5B" w:rsidRPr="00CE3A5B">
          <w:t xml:space="preserve"> and executes payment through its own PSP </w:t>
        </w:r>
      </w:ins>
      <w:ins w:id="666" w:author="Bourdelin, Sonia" w:date="2026-05-20T08:50:00Z">
        <w:r w:rsidRPr="001B3308">
          <w:rPr>
            <w:rPrChange w:id="667" w:author="Bourdelin, Sonia" w:date="2026-05-20T08:51:00Z" w16du:dateUtc="2026-05-20T06:51:00Z">
              <w:rPr>
                <w:i/>
                <w:iCs/>
              </w:rPr>
            </w:rPrChange>
          </w:rPr>
          <w:t>(PAYMENT PROVIDER ROLE)</w:t>
        </w:r>
        <w:r w:rsidRPr="001B3308">
          <w:t>.</w:t>
        </w:r>
      </w:ins>
    </w:p>
    <w:p w14:paraId="0F6FDC2C" w14:textId="77777777" w:rsidR="001B3308" w:rsidRPr="001B3308" w:rsidRDefault="001B3308">
      <w:pPr>
        <w:pStyle w:val="ListParagraph"/>
        <w:ind w:left="720"/>
        <w:pPrChange w:id="668" w:author="Bourdelin, Sonia" w:date="2026-05-20T08:51:00Z" w16du:dateUtc="2026-05-20T06:51:00Z">
          <w:pPr/>
        </w:pPrChange>
      </w:pPr>
    </w:p>
    <w:p w14:paraId="0792A983" w14:textId="77777777" w:rsidR="005C410C" w:rsidRPr="005D28F3" w:rsidRDefault="64512893" w:rsidP="64512893">
      <w:pPr>
        <w:pStyle w:val="ListParagraph"/>
        <w:numPr>
          <w:ilvl w:val="0"/>
          <w:numId w:val="2"/>
        </w:numPr>
        <w:rPr>
          <w:b/>
          <w:bCs/>
        </w:rPr>
      </w:pPr>
      <w:r w:rsidRPr="005D28F3">
        <w:rPr>
          <w:b/>
          <w:bCs/>
        </w:rPr>
        <w:t>Architecture Shared Retailer-Distributor payment</w:t>
      </w:r>
    </w:p>
    <w:p w14:paraId="3FE9F23F" w14:textId="77777777" w:rsidR="005C410C" w:rsidRDefault="005C410C"/>
    <w:p w14:paraId="0E11C371" w14:textId="5B5F5D44" w:rsidR="005C410C" w:rsidRDefault="00CE3A5B">
      <w:del w:id="669" w:author="Bourdelin, Sonia" w:date="2026-05-19T22:05:00Z" w16du:dateUtc="2026-05-19T20:05:00Z">
        <w:r w:rsidDel="004624ED">
          <w:delText>20</w:delText>
        </w:r>
      </w:del>
      <w:ins w:id="670" w:author="Bourdelin, Sonia" w:date="2026-05-19T22:05:00Z" w16du:dateUtc="2026-05-19T20:05:00Z">
        <w:r w:rsidR="004624ED">
          <w:t>16</w:t>
        </w:r>
      </w:ins>
      <w:r>
        <w:t>. Some parts should be paid through the Retailer PSP (</w:t>
      </w:r>
      <w:r w:rsidR="005D28F3">
        <w:t>architecture</w:t>
      </w:r>
      <w:r>
        <w:t xml:space="preserve"> Retailer-side payment) and others through one or more Distributor PSP(s) (architecture Distributor-side payment). The Retailer and Distributor(s) have agreements on:</w:t>
      </w:r>
    </w:p>
    <w:p w14:paraId="6793FFD6" w14:textId="51797A20" w:rsidR="005C410C" w:rsidRDefault="00CE3A5B">
      <w:pPr>
        <w:pStyle w:val="ListParagraph"/>
        <w:numPr>
          <w:ilvl w:val="1"/>
          <w:numId w:val="2"/>
        </w:numPr>
      </w:pPr>
      <w:r>
        <w:t xml:space="preserve">which </w:t>
      </w:r>
      <w:ins w:id="671" w:author="Bourdelin, Sonia" w:date="2026-05-19T22:26:00Z" w16du:dateUtc="2026-05-19T20:26:00Z">
        <w:r w:rsidR="007A2ABF">
          <w:t xml:space="preserve">basket </w:t>
        </w:r>
      </w:ins>
      <w:del w:id="672" w:author="Bourdelin, Sonia" w:date="2026-05-19T22:07:00Z" w16du:dateUtc="2026-05-19T20:07:00Z">
        <w:r w:rsidDel="004624ED">
          <w:delText>CUSTOMER PURCHASE PACKAGE(</w:delText>
        </w:r>
      </w:del>
      <w:ins w:id="673" w:author="Bourdelin, Sonia" w:date="2026-05-19T22:07:00Z" w16du:dateUtc="2026-05-19T20:07:00Z">
        <w:r w:rsidR="004624ED">
          <w:t>element</w:t>
        </w:r>
      </w:ins>
      <w:r>
        <w:t>s</w:t>
      </w:r>
      <w:del w:id="674" w:author="Bourdelin, Sonia" w:date="2026-05-19T22:07:00Z" w16du:dateUtc="2026-05-19T20:07:00Z">
        <w:r w:rsidDel="004624ED">
          <w:delText>)</w:delText>
        </w:r>
      </w:del>
      <w:r>
        <w:t xml:space="preserve"> are paid by which Payment Provider;</w:t>
      </w:r>
    </w:p>
    <w:p w14:paraId="5640810E" w14:textId="12291674" w:rsidR="005C410C" w:rsidRDefault="00CE3A5B">
      <w:pPr>
        <w:pStyle w:val="ListParagraph"/>
        <w:numPr>
          <w:ilvl w:val="1"/>
          <w:numId w:val="2"/>
        </w:numPr>
      </w:pPr>
      <w:r>
        <w:t xml:space="preserve">whether the </w:t>
      </w:r>
      <w:del w:id="675" w:author="Bourdelin, Sonia" w:date="2026-05-19T22:07:00Z" w16du:dateUtc="2026-05-19T20:07:00Z">
        <w:r w:rsidDel="004624ED">
          <w:delText>TRANSPORT CUSTOMER</w:delText>
        </w:r>
      </w:del>
      <w:ins w:id="676" w:author="Bourdelin, Sonia" w:date="2026-05-19T22:07:00Z" w16du:dateUtc="2026-05-19T20:07:00Z">
        <w:r w:rsidR="004624ED">
          <w:t>Buyer</w:t>
        </w:r>
      </w:ins>
      <w:r>
        <w:t xml:space="preserve"> sees one payment step or several coordinated payment steps;</w:t>
      </w:r>
    </w:p>
    <w:p w14:paraId="380B3C8D" w14:textId="2D9FCE45" w:rsidR="005C410C" w:rsidRDefault="00CE3A5B">
      <w:pPr>
        <w:pStyle w:val="ListParagraph"/>
        <w:numPr>
          <w:ilvl w:val="1"/>
          <w:numId w:val="2"/>
        </w:numPr>
      </w:pPr>
      <w:r>
        <w:t xml:space="preserve">how mixed </w:t>
      </w:r>
      <w:del w:id="677" w:author="Bourdelin, Sonia" w:date="2026-05-19T22:07:00Z" w16du:dateUtc="2026-05-19T20:07:00Z">
        <w:r w:rsidDel="004624ED">
          <w:delText>PAYMENT METHODs</w:delText>
        </w:r>
      </w:del>
      <w:ins w:id="678" w:author="Bourdelin, Sonia" w:date="2026-05-19T22:07:00Z" w16du:dateUtc="2026-05-19T20:07:00Z">
        <w:r w:rsidR="004624ED">
          <w:t>payment methods</w:t>
        </w:r>
      </w:ins>
      <w:r>
        <w:t xml:space="preserve"> are allocated;</w:t>
      </w:r>
    </w:p>
    <w:p w14:paraId="7E9A72D4" w14:textId="77777777" w:rsidR="005C410C" w:rsidRDefault="00CE3A5B">
      <w:pPr>
        <w:pStyle w:val="ListParagraph"/>
        <w:numPr>
          <w:ilvl w:val="1"/>
          <w:numId w:val="2"/>
        </w:numPr>
      </w:pPr>
      <w:r>
        <w:t>how partial success is handled;</w:t>
      </w:r>
    </w:p>
    <w:p w14:paraId="0CD160CD" w14:textId="77777777" w:rsidR="005C410C" w:rsidRDefault="00CE3A5B">
      <w:pPr>
        <w:pStyle w:val="ListParagraph"/>
        <w:numPr>
          <w:ilvl w:val="1"/>
          <w:numId w:val="2"/>
        </w:numPr>
      </w:pPr>
      <w:r>
        <w:t>how payment deadlines are enforced.</w:t>
      </w:r>
    </w:p>
    <w:p w14:paraId="77B78745" w14:textId="7ABC0D9E" w:rsidR="005C410C" w:rsidRDefault="00CE3A5B">
      <w:r>
        <w:t xml:space="preserve">following the </w:t>
      </w:r>
      <w:del w:id="679" w:author="Bourdelin, Sonia" w:date="2026-05-19T22:07:00Z" w16du:dateUtc="2026-05-19T20:07:00Z">
        <w:r w:rsidR="00E2017F" w:rsidDel="004624ED">
          <w:delText>architecture</w:delText>
        </w:r>
        <w:r w:rsidDel="004624ED">
          <w:delText xml:space="preserve"> </w:delText>
        </w:r>
      </w:del>
      <w:ins w:id="680" w:author="Bourdelin, Sonia" w:date="2026-05-19T22:07:00Z" w16du:dateUtc="2026-05-19T20:07:00Z">
        <w:r w:rsidR="004624ED">
          <w:t>role repartition</w:t>
        </w:r>
      </w:ins>
      <w:del w:id="681" w:author="Bourdelin, Sonia" w:date="2026-05-19T22:07:00Z" w16du:dateUtc="2026-05-19T20:07:00Z">
        <w:r w:rsidDel="004624ED">
          <w:delText xml:space="preserve">of the </w:delText>
        </w:r>
        <w:r w:rsidR="00E2017F" w:rsidDel="004624ED">
          <w:delText>payment</w:delText>
        </w:r>
        <w:r w:rsidDel="004624ED">
          <w:delText xml:space="preserve"> part</w:delText>
        </w:r>
      </w:del>
      <w:r>
        <w:t>, each, Retailer or Distributor, requests for the payment part.</w:t>
      </w:r>
    </w:p>
    <w:p w14:paraId="0ACD56CD" w14:textId="2D48E21A" w:rsidR="005C410C" w:rsidRDefault="00CE3A5B">
      <w:del w:id="682" w:author="Bourdelin, Sonia" w:date="2026-05-19T22:06:00Z" w16du:dateUtc="2026-05-19T20:06:00Z">
        <w:r w:rsidDel="004624ED">
          <w:delText>21</w:delText>
        </w:r>
      </w:del>
      <w:ins w:id="683" w:author="Bourdelin, Sonia" w:date="2026-05-19T22:06:00Z" w16du:dateUtc="2026-05-19T20:06:00Z">
        <w:r w:rsidR="004624ED">
          <w:t>17</w:t>
        </w:r>
      </w:ins>
      <w:r>
        <w:t xml:space="preserve">. Each PSP returns the transaction result to its requestor. If necessary, each Distributor returns the business status of its </w:t>
      </w:r>
      <w:r w:rsidR="00E2017F">
        <w:t>payment</w:t>
      </w:r>
      <w:r>
        <w:t xml:space="preserve"> part to the Retailer.</w:t>
      </w:r>
    </w:p>
    <w:p w14:paraId="361F91DA" w14:textId="358E554D" w:rsidR="005C410C" w:rsidDel="004624ED" w:rsidRDefault="00CE3A5B">
      <w:pPr>
        <w:rPr>
          <w:del w:id="684" w:author="Bourdelin, Sonia" w:date="2026-05-19T22:05:00Z" w16du:dateUtc="2026-05-19T20:05:00Z"/>
        </w:rPr>
      </w:pPr>
      <w:del w:id="685" w:author="Bourdelin, Sonia" w:date="2026-05-19T22:05:00Z" w16du:dateUtc="2026-05-19T20:05:00Z">
        <w:r w:rsidDel="004624ED">
          <w:delText>22. The Retailer consolidates all results and updates the TRAVEL BASKET.</w:delText>
        </w:r>
      </w:del>
    </w:p>
    <w:p w14:paraId="1F72F646" w14:textId="77777777" w:rsidR="005C410C" w:rsidRDefault="005C410C"/>
    <w:p w14:paraId="5B30C929" w14:textId="77777777" w:rsidR="005C410C" w:rsidRPr="00E2017F" w:rsidRDefault="64512893" w:rsidP="64512893">
      <w:pPr>
        <w:pStyle w:val="ListParagraph"/>
        <w:numPr>
          <w:ilvl w:val="0"/>
          <w:numId w:val="2"/>
        </w:numPr>
        <w:rPr>
          <w:b/>
          <w:bCs/>
        </w:rPr>
      </w:pPr>
      <w:r w:rsidRPr="00E2017F">
        <w:rPr>
          <w:b/>
          <w:bCs/>
        </w:rPr>
        <w:t>Architecture Third-party Payment Provider</w:t>
      </w:r>
    </w:p>
    <w:p w14:paraId="08CE6F91" w14:textId="77777777" w:rsidR="005C410C" w:rsidRDefault="005C410C"/>
    <w:p w14:paraId="3C3F8C54" w14:textId="2D46617C" w:rsidR="005C410C" w:rsidRDefault="00CE3A5B">
      <w:del w:id="686" w:author="Bourdelin, Sonia" w:date="2026-05-19T22:06:00Z" w16du:dateUtc="2026-05-19T20:06:00Z">
        <w:r w:rsidDel="004624ED">
          <w:delText>23</w:delText>
        </w:r>
      </w:del>
      <w:ins w:id="687" w:author="Bourdelin, Sonia" w:date="2026-05-19T22:06:00Z" w16du:dateUtc="2026-05-19T20:06:00Z">
        <w:r w:rsidR="004624ED">
          <w:t>18</w:t>
        </w:r>
      </w:ins>
      <w:r>
        <w:t xml:space="preserve">. The Retailer and/or Distributor sends the payment initiation data to a third-party Payment Provider. The Payment is executed or </w:t>
      </w:r>
      <w:del w:id="688" w:author="Bourdelin, Sonia" w:date="2026-05-19T22:08:00Z" w16du:dateUtc="2026-05-19T20:08:00Z">
        <w:r w:rsidDel="004624ED">
          <w:delText>scheduled</w:delText>
        </w:r>
      </w:del>
      <w:ins w:id="689" w:author="Bourdelin, Sonia" w:date="2026-05-19T22:08:00Z" w16du:dateUtc="2026-05-19T20:08:00Z">
        <w:r w:rsidR="004624ED">
          <w:t>scheduled,</w:t>
        </w:r>
      </w:ins>
      <w:r>
        <w:t xml:space="preserve"> and the transaction result is returned to his requestor.</w:t>
      </w:r>
    </w:p>
    <w:p w14:paraId="412C4E95" w14:textId="7CE0C2AA" w:rsidR="005C410C" w:rsidRDefault="00CE3A5B">
      <w:del w:id="690" w:author="Bourdelin, Sonia" w:date="2026-05-19T22:06:00Z" w16du:dateUtc="2026-05-19T20:06:00Z">
        <w:r w:rsidDel="004624ED">
          <w:delText>24</w:delText>
        </w:r>
      </w:del>
      <w:ins w:id="691" w:author="Bourdelin, Sonia" w:date="2026-05-19T22:06:00Z" w16du:dateUtc="2026-05-19T20:06:00Z">
        <w:r w:rsidR="004624ED">
          <w:t>19</w:t>
        </w:r>
      </w:ins>
      <w:r>
        <w:t>. The Retailer and Distributor(s) exchange the necessary payment result information so that:</w:t>
      </w:r>
    </w:p>
    <w:p w14:paraId="0017FDE3" w14:textId="40F38928" w:rsidR="005C410C" w:rsidRDefault="00CE3A5B">
      <w:pPr>
        <w:pStyle w:val="ListParagraph"/>
        <w:numPr>
          <w:ilvl w:val="1"/>
          <w:numId w:val="2"/>
        </w:numPr>
      </w:pPr>
      <w:r>
        <w:t xml:space="preserve">every </w:t>
      </w:r>
      <w:ins w:id="692" w:author="Bourdelin, Sonia" w:date="2026-05-19T22:26:00Z" w16du:dateUtc="2026-05-19T20:26:00Z">
        <w:r w:rsidR="007A2ABF">
          <w:t xml:space="preserve">basket </w:t>
        </w:r>
      </w:ins>
      <w:del w:id="693" w:author="Bourdelin, Sonia" w:date="2026-05-19T22:08:00Z" w16du:dateUtc="2026-05-19T20:08:00Z">
        <w:r w:rsidDel="004624ED">
          <w:delText>CUSTOMER PURCHASE PACKAGE</w:delText>
        </w:r>
      </w:del>
      <w:ins w:id="694" w:author="Bourdelin, Sonia" w:date="2026-05-19T22:08:00Z" w16du:dateUtc="2026-05-19T20:08:00Z">
        <w:r w:rsidR="004624ED">
          <w:t>element</w:t>
        </w:r>
      </w:ins>
      <w:r>
        <w:t xml:space="preserve"> has a clear payment state;</w:t>
      </w:r>
    </w:p>
    <w:p w14:paraId="7D2C392F" w14:textId="77777777" w:rsidR="005C410C" w:rsidRDefault="00CE3A5B">
      <w:pPr>
        <w:pStyle w:val="ListParagraph"/>
        <w:numPr>
          <w:ilvl w:val="1"/>
          <w:numId w:val="2"/>
        </w:numPr>
      </w:pPr>
      <w:r>
        <w:t>any reservation or holding can be finalized or released;</w:t>
      </w:r>
    </w:p>
    <w:p w14:paraId="12DECA37" w14:textId="77777777" w:rsidR="005C410C" w:rsidRDefault="00CE3A5B">
      <w:pPr>
        <w:pStyle w:val="ListParagraph"/>
        <w:numPr>
          <w:ilvl w:val="1"/>
          <w:numId w:val="2"/>
        </w:numPr>
      </w:pPr>
      <w:r>
        <w:t>billing and settlement data remain traceable;</w:t>
      </w:r>
    </w:p>
    <w:p w14:paraId="56FBD64C" w14:textId="064C172B" w:rsidR="005C410C" w:rsidRDefault="00CE3A5B">
      <w:pPr>
        <w:pStyle w:val="ListParagraph"/>
        <w:numPr>
          <w:ilvl w:val="1"/>
          <w:numId w:val="2"/>
        </w:numPr>
      </w:pPr>
      <w:r>
        <w:t xml:space="preserve">the </w:t>
      </w:r>
      <w:del w:id="695" w:author="Bourdelin, Sonia" w:date="2026-05-19T22:08:00Z" w16du:dateUtc="2026-05-19T20:08:00Z">
        <w:r w:rsidDel="004624ED">
          <w:delText>TRAVEL BASKET</w:delText>
        </w:r>
      </w:del>
      <w:ins w:id="696" w:author="Bourdelin, Sonia" w:date="2026-05-19T22:08:00Z" w16du:dateUtc="2026-05-19T20:08:00Z">
        <w:r w:rsidR="004624ED">
          <w:t>basket</w:t>
        </w:r>
      </w:ins>
      <w:r>
        <w:t xml:space="preserve"> status remains coherent.</w:t>
      </w:r>
    </w:p>
    <w:p w14:paraId="61CDCEAD" w14:textId="77777777" w:rsidR="005C410C" w:rsidRDefault="005C410C"/>
    <w:p w14:paraId="1AEFEB21" w14:textId="77777777" w:rsidR="005C410C" w:rsidRPr="0070520F" w:rsidRDefault="64512893" w:rsidP="64512893">
      <w:pPr>
        <w:pStyle w:val="ListParagraph"/>
        <w:numPr>
          <w:ilvl w:val="0"/>
          <w:numId w:val="2"/>
        </w:numPr>
        <w:rPr>
          <w:b/>
          <w:bCs/>
        </w:rPr>
      </w:pPr>
      <w:r w:rsidRPr="0070520F">
        <w:rPr>
          <w:b/>
          <w:bCs/>
        </w:rPr>
        <w:t>Payment result</w:t>
      </w:r>
    </w:p>
    <w:p w14:paraId="41B1704C" w14:textId="46F59963" w:rsidR="005C410C" w:rsidRDefault="00CE3A5B">
      <w:del w:id="697" w:author="Bourdelin, Sonia" w:date="2026-05-19T22:06:00Z" w16du:dateUtc="2026-05-19T20:06:00Z">
        <w:r w:rsidDel="004624ED">
          <w:delText>25</w:delText>
        </w:r>
      </w:del>
      <w:ins w:id="698" w:author="Bourdelin, Sonia" w:date="2026-05-19T22:06:00Z" w16du:dateUtc="2026-05-19T20:06:00Z">
        <w:r w:rsidR="004624ED">
          <w:t>20</w:t>
        </w:r>
      </w:ins>
      <w:r>
        <w:t xml:space="preserve">. If mixed payment is used, the Retailer coordinates the authorization and allocation of each part of the payment while preserving one coherent </w:t>
      </w:r>
      <w:del w:id="699" w:author="Bourdelin, Sonia" w:date="2026-05-19T22:03:00Z" w16du:dateUtc="2026-05-19T20:03:00Z">
        <w:r w:rsidDel="00F958D4">
          <w:delText>TRAVEL BASKET</w:delText>
        </w:r>
      </w:del>
      <w:ins w:id="700" w:author="Bourdelin, Sonia" w:date="2026-05-19T22:03:00Z" w16du:dateUtc="2026-05-19T20:03:00Z">
        <w:r w:rsidR="00F958D4">
          <w:t>basket</w:t>
        </w:r>
      </w:ins>
      <w:r>
        <w:t>. Depending on the result, the Distributor may confirm</w:t>
      </w:r>
      <w:del w:id="701" w:author="Bourdelin, Sonia" w:date="2026-05-19T22:03:00Z" w16du:dateUtc="2026-05-19T20:03:00Z">
        <w:r w:rsidDel="00F958D4">
          <w:delText>s</w:delText>
        </w:r>
      </w:del>
      <w:r>
        <w:t xml:space="preserve"> or release reservation elements (see </w:t>
      </w:r>
      <w:del w:id="702" w:author="Bourdelin, Sonia" w:date="2026-05-19T22:03:00Z" w16du:dateUtc="2026-05-19T20:03:00Z">
        <w:r w:rsidDel="00F958D4">
          <w:delText>Business Use Case</w:delText>
        </w:r>
      </w:del>
      <w:ins w:id="703" w:author="Bourdelin, Sonia" w:date="2026-05-19T22:03:00Z" w16du:dateUtc="2026-05-19T20:03:00Z">
        <w:r w:rsidR="00F958D4">
          <w:t>BUC-</w:t>
        </w:r>
      </w:ins>
      <w:del w:id="704" w:author="Bourdelin, Sonia" w:date="2026-05-19T22:03:00Z" w16du:dateUtc="2026-05-19T20:03:00Z">
        <w:r w:rsidDel="00F958D4">
          <w:delText xml:space="preserve"> </w:delText>
        </w:r>
      </w:del>
      <w:r>
        <w:t>E).</w:t>
      </w:r>
    </w:p>
    <w:p w14:paraId="668D1C8A" w14:textId="2E10EAAE" w:rsidR="005C410C" w:rsidDel="00F958D4" w:rsidRDefault="00CE3A5B">
      <w:pPr>
        <w:rPr>
          <w:del w:id="705" w:author="Bourdelin, Sonia" w:date="2026-05-19T22:04:00Z" w16du:dateUtc="2026-05-19T20:04:00Z"/>
        </w:rPr>
      </w:pPr>
      <w:del w:id="706" w:author="Bourdelin, Sonia" w:date="2026-05-19T22:06:00Z" w16du:dateUtc="2026-05-19T20:06:00Z">
        <w:r w:rsidDel="004624ED">
          <w:delText>26</w:delText>
        </w:r>
      </w:del>
      <w:ins w:id="707" w:author="Bourdelin, Sonia" w:date="2026-05-19T22:06:00Z" w16du:dateUtc="2026-05-19T20:06:00Z">
        <w:r w:rsidR="004624ED">
          <w:t>21</w:t>
        </w:r>
      </w:ins>
      <w:r>
        <w:t xml:space="preserve">. The Retailer consolidates all payment part statuses </w:t>
      </w:r>
      <w:ins w:id="708" w:author="Bourdelin, Sonia" w:date="2026-05-19T22:04:00Z" w16du:dateUtc="2026-05-19T20:04:00Z">
        <w:r w:rsidR="00F958D4">
          <w:t xml:space="preserve">(Distributor/third-party) responses </w:t>
        </w:r>
        <w:r w:rsidR="00F958D4" w:rsidRPr="00F958D4">
          <w:t>into one coherent purchase outcome for the Buyer</w:t>
        </w:r>
        <w:r w:rsidR="00F958D4">
          <w:t>.</w:t>
        </w:r>
      </w:ins>
      <w:del w:id="709" w:author="Bourdelin, Sonia" w:date="2026-05-19T22:04:00Z" w16du:dateUtc="2026-05-19T20:04:00Z">
        <w:r w:rsidDel="00F958D4">
          <w:delText>and informs the TRANSPORT CUSTOMER of the final payment result.</w:delText>
        </w:r>
      </w:del>
    </w:p>
    <w:p w14:paraId="54C8413C" w14:textId="77777777" w:rsidR="00F958D4" w:rsidRDefault="00F958D4">
      <w:pPr>
        <w:rPr>
          <w:ins w:id="710" w:author="Bourdelin, Sonia" w:date="2026-05-19T22:04:00Z" w16du:dateUtc="2026-05-19T20:04:00Z"/>
        </w:rPr>
      </w:pPr>
    </w:p>
    <w:p w14:paraId="232EB6A3" w14:textId="3DB45190" w:rsidR="005C410C" w:rsidRDefault="00CE3A5B">
      <w:del w:id="711" w:author="Bourdelin, Sonia" w:date="2026-05-19T22:06:00Z" w16du:dateUtc="2026-05-19T20:06:00Z">
        <w:r w:rsidDel="004624ED">
          <w:delText>27</w:delText>
        </w:r>
      </w:del>
      <w:ins w:id="712" w:author="Bourdelin, Sonia" w:date="2026-05-19T22:06:00Z" w16du:dateUtc="2026-05-19T20:06:00Z">
        <w:r w:rsidR="004624ED">
          <w:t>22</w:t>
        </w:r>
      </w:ins>
      <w:r>
        <w:t xml:space="preserve">. The Retailer and/or Distributor provides the relevant proof of payment (receipt with legal data following rule of each state), invoice, payment terms with </w:t>
      </w:r>
      <w:r w:rsidR="0070520F">
        <w:t>instalments</w:t>
      </w:r>
      <w:r>
        <w:t xml:space="preserve">, and fulfilment trigger. It can be document(s) and/or </w:t>
      </w:r>
      <w:del w:id="713" w:author="Bourdelin, Sonia" w:date="2026-05-19T22:08:00Z" w16du:dateUtc="2026-05-19T20:08:00Z">
        <w:r w:rsidDel="004624ED">
          <w:delText>TRANSPORT CUSTOMER</w:delText>
        </w:r>
      </w:del>
      <w:ins w:id="714" w:author="Bourdelin, Sonia" w:date="2026-05-19T22:08:00Z" w16du:dateUtc="2026-05-19T20:08:00Z">
        <w:r w:rsidR="004624ED">
          <w:t>Buyer</w:t>
        </w:r>
      </w:ins>
      <w:r>
        <w:t xml:space="preserve"> account update or </w:t>
      </w:r>
      <w:del w:id="715" w:author="Bourdelin, Sonia" w:date="2026-05-19T22:09:00Z" w16du:dateUtc="2026-05-19T20:09:00Z">
        <w:r w:rsidDel="004624ED">
          <w:delText>other</w:delText>
        </w:r>
      </w:del>
      <w:ins w:id="716" w:author="Bourdelin, Sonia" w:date="2026-05-19T22:09:00Z" w16du:dateUtc="2026-05-19T20:09:00Z">
        <w:r w:rsidR="004624ED">
          <w:t>another</w:t>
        </w:r>
      </w:ins>
      <w:r>
        <w:t xml:space="preserve"> format.</w:t>
      </w:r>
    </w:p>
    <w:p w14:paraId="35491D0F" w14:textId="782F1C41" w:rsidR="005C410C" w:rsidRDefault="00CE3A5B">
      <w:del w:id="717" w:author="Bourdelin, Sonia" w:date="2026-05-19T22:06:00Z" w16du:dateUtc="2026-05-19T20:06:00Z">
        <w:r w:rsidDel="004624ED">
          <w:delText>28</w:delText>
        </w:r>
      </w:del>
      <w:ins w:id="718" w:author="Bourdelin, Sonia" w:date="2026-05-19T22:06:00Z" w16du:dateUtc="2026-05-19T20:06:00Z">
        <w:r w:rsidR="004624ED">
          <w:t>23</w:t>
        </w:r>
      </w:ins>
      <w:r>
        <w:t xml:space="preserve">. The Retailer may inform the Distributor(s) with each </w:t>
      </w:r>
      <w:ins w:id="719" w:author="Bourdelin, Sonia" w:date="2026-05-19T22:26:00Z" w16du:dateUtc="2026-05-19T20:26:00Z">
        <w:r w:rsidR="007A2ABF">
          <w:t xml:space="preserve">basket </w:t>
        </w:r>
      </w:ins>
      <w:del w:id="720" w:author="Bourdelin, Sonia" w:date="2026-05-19T22:09:00Z" w16du:dateUtc="2026-05-19T20:09:00Z">
        <w:r w:rsidDel="004624ED">
          <w:delText>CUSTOMER PURCHASE PACKAGE</w:delText>
        </w:r>
      </w:del>
      <w:ins w:id="721" w:author="Bourdelin, Sonia" w:date="2026-05-19T22:09:00Z" w16du:dateUtc="2026-05-19T20:09:00Z">
        <w:r w:rsidR="004624ED">
          <w:t>element</w:t>
        </w:r>
      </w:ins>
      <w:r>
        <w:t xml:space="preserve"> data to create/update </w:t>
      </w:r>
      <w:del w:id="722" w:author="Bourdelin, Sonia" w:date="2026-05-19T22:09:00Z" w16du:dateUtc="2026-05-19T20:09:00Z">
        <w:r w:rsidDel="004624ED">
          <w:delText>SALES TRANSACTION(s).</w:delText>
        </w:r>
      </w:del>
      <w:ins w:id="723" w:author="Bourdelin, Sonia" w:date="2026-05-19T22:09:00Z" w16du:dateUtc="2026-05-19T20:09:00Z">
        <w:r w:rsidR="004624ED">
          <w:t xml:space="preserve">confirmed </w:t>
        </w:r>
      </w:ins>
      <w:ins w:id="724" w:author="Bourdelin, Sonia" w:date="2026-05-19T22:29:00Z" w16du:dateUtc="2026-05-19T20:29:00Z">
        <w:r w:rsidR="007A2ABF">
          <w:t>purchase record</w:t>
        </w:r>
      </w:ins>
      <w:ins w:id="725" w:author="Bourdelin, Sonia" w:date="2026-05-19T22:09:00Z" w16du:dateUtc="2026-05-19T20:09:00Z">
        <w:r w:rsidR="004624ED">
          <w:t>.</w:t>
        </w:r>
      </w:ins>
    </w:p>
    <w:p w14:paraId="6BB9E253" w14:textId="77777777" w:rsidR="005C410C" w:rsidRDefault="005C410C"/>
    <w:p w14:paraId="23DE523C" w14:textId="77777777" w:rsidR="005C410C" w:rsidRDefault="005C410C"/>
    <w:p w14:paraId="6FA504BE" w14:textId="77777777" w:rsidR="005C410C" w:rsidRDefault="00CE3A5B">
      <w:pPr>
        <w:pStyle w:val="Heading3"/>
      </w:pPr>
      <w:r>
        <w:t>Alternatives scenarios</w:t>
      </w:r>
    </w:p>
    <w:p w14:paraId="18D378AC" w14:textId="77777777" w:rsidR="005C410C" w:rsidRDefault="00CE3A5B">
      <w:r>
        <w:t xml:space="preserve">Alternative scenarios </w:t>
      </w:r>
      <w:r>
        <w:rPr>
          <w:b/>
        </w:rPr>
        <w:t>fully compatible</w:t>
      </w:r>
      <w:r>
        <w:t xml:space="preserve"> with the main scenario; using shortcuts or very detailed specific points of the main scenario.</w:t>
      </w:r>
    </w:p>
    <w:p w14:paraId="52E56223" w14:textId="77777777" w:rsidR="005C410C" w:rsidRDefault="005C410C"/>
    <w:p w14:paraId="6AE01786" w14:textId="77777777" w:rsidR="005C410C" w:rsidRDefault="00CE3A5B">
      <w:pPr>
        <w:pStyle w:val="Heading2"/>
      </w:pPr>
      <w:r>
        <w:t>Payment failure</w:t>
      </w:r>
    </w:p>
    <w:p w14:paraId="0E6AE33C" w14:textId="77777777" w:rsidR="005C410C" w:rsidRDefault="00CE3A5B">
      <w:r>
        <w:t>1. One payment part fails or expires.</w:t>
      </w:r>
    </w:p>
    <w:p w14:paraId="69821C8D" w14:textId="28323143" w:rsidR="005C410C" w:rsidDel="004624ED" w:rsidRDefault="00CE3A5B">
      <w:pPr>
        <w:rPr>
          <w:del w:id="726" w:author="Bourdelin, Sonia" w:date="2026-05-19T22:10:00Z" w16du:dateUtc="2026-05-19T20:10:00Z"/>
        </w:rPr>
      </w:pPr>
      <w:r>
        <w:t>2. The Retailer receives the failure or expiry status from the Distributor or PSP</w:t>
      </w:r>
      <w:ins w:id="727" w:author="Bourdelin, Sonia" w:date="2026-05-19T22:10:00Z" w16du:dateUtc="2026-05-19T20:10:00Z">
        <w:r w:rsidR="004624ED">
          <w:t xml:space="preserve"> with </w:t>
        </w:r>
      </w:ins>
      <w:del w:id="728" w:author="Bourdelin, Sonia" w:date="2026-05-19T22:10:00Z" w16du:dateUtc="2026-05-19T20:10:00Z">
        <w:r w:rsidDel="004624ED">
          <w:delText>.</w:delText>
        </w:r>
      </w:del>
    </w:p>
    <w:p w14:paraId="62E1E77D" w14:textId="7F8D558B" w:rsidR="005C410C" w:rsidRDefault="00CE3A5B">
      <w:del w:id="729" w:author="Bourdelin, Sonia" w:date="2026-05-19T22:10:00Z" w16du:dateUtc="2026-05-19T20:10:00Z">
        <w:r w:rsidDel="004624ED">
          <w:delText xml:space="preserve">3. The Distributor </w:delText>
        </w:r>
      </w:del>
      <w:r>
        <w:t>indicat</w:t>
      </w:r>
      <w:del w:id="730" w:author="Bourdelin, Sonia" w:date="2026-05-19T22:10:00Z" w16du:dateUtc="2026-05-19T20:10:00Z">
        <w:r w:rsidDel="004624ED">
          <w:delText>es</w:delText>
        </w:r>
      </w:del>
      <w:ins w:id="731" w:author="Bourdelin, Sonia" w:date="2026-05-19T22:10:00Z" w16du:dateUtc="2026-05-19T20:10:00Z">
        <w:r w:rsidR="004624ED">
          <w:t>ions of</w:t>
        </w:r>
      </w:ins>
      <w:r>
        <w:t xml:space="preserve"> the consequence for the impacted </w:t>
      </w:r>
      <w:ins w:id="732" w:author="Bourdelin, Sonia" w:date="2026-05-19T22:26:00Z" w16du:dateUtc="2026-05-19T20:26:00Z">
        <w:r w:rsidR="007A2ABF">
          <w:t xml:space="preserve">basket </w:t>
        </w:r>
      </w:ins>
      <w:del w:id="733" w:author="Bourdelin, Sonia" w:date="2026-05-19T22:10:00Z" w16du:dateUtc="2026-05-19T20:10:00Z">
        <w:r w:rsidDel="004624ED">
          <w:delText>CUSTOMER PURCHASE PACKAGE</w:delText>
        </w:r>
      </w:del>
      <w:ins w:id="734" w:author="Bourdelin, Sonia" w:date="2026-05-19T22:10:00Z" w16du:dateUtc="2026-05-19T20:10:00Z">
        <w:r w:rsidR="004624ED">
          <w:t>element(s)</w:t>
        </w:r>
      </w:ins>
      <w:r>
        <w:t>.</w:t>
      </w:r>
    </w:p>
    <w:p w14:paraId="5BB36F7B" w14:textId="28C3CAE2" w:rsidR="005C410C" w:rsidRDefault="00CE3A5B">
      <w:del w:id="735" w:author="Bourdelin, Sonia" w:date="2026-05-19T22:10:00Z" w16du:dateUtc="2026-05-19T20:10:00Z">
        <w:r w:rsidDel="004624ED">
          <w:delText>4</w:delText>
        </w:r>
      </w:del>
      <w:ins w:id="736" w:author="Bourdelin, Sonia" w:date="2026-05-19T22:10:00Z" w16du:dateUtc="2026-05-19T20:10:00Z">
        <w:r w:rsidR="004624ED">
          <w:t>3</w:t>
        </w:r>
      </w:ins>
      <w:r>
        <w:t xml:space="preserve">. The Retailer either asks </w:t>
      </w:r>
      <w:ins w:id="737" w:author="Bourdelin, Sonia" w:date="2026-05-19T22:11:00Z">
        <w:r w:rsidR="004624ED" w:rsidRPr="004624ED">
          <w:t xml:space="preserve">to retry with another payment method and/or </w:t>
        </w:r>
      </w:ins>
      <w:del w:id="738" w:author="Bourdelin, Sonia" w:date="2026-05-19T22:11:00Z" w16du:dateUtc="2026-05-19T20:11:00Z">
        <w:r w:rsidDel="004624ED">
          <w:delText xml:space="preserve">for another PAYMENT METHOD, </w:delText>
        </w:r>
      </w:del>
      <w:r>
        <w:t xml:space="preserve">requests </w:t>
      </w:r>
      <w:del w:id="739" w:author="Bourdelin, Sonia" w:date="2026-05-19T22:11:00Z" w16du:dateUtc="2026-05-19T20:11:00Z">
        <w:r w:rsidDel="004624ED">
          <w:delText>revalidation, or</w:delText>
        </w:r>
      </w:del>
      <w:ins w:id="740" w:author="Bourdelin, Sonia" w:date="2026-05-19T22:11:00Z" w16du:dateUtc="2026-05-19T20:11:00Z">
        <w:r w:rsidR="004624ED">
          <w:t>revalidation or</w:t>
        </w:r>
      </w:ins>
      <w:r>
        <w:t xml:space="preserve"> informs the </w:t>
      </w:r>
      <w:del w:id="741" w:author="Bourdelin, Sonia" w:date="2026-05-19T22:11:00Z" w16du:dateUtc="2026-05-19T20:11:00Z">
        <w:r w:rsidDel="004624ED">
          <w:delText>TRANSPORT CUSTOMER</w:delText>
        </w:r>
      </w:del>
      <w:ins w:id="742" w:author="Bourdelin, Sonia" w:date="2026-05-19T22:11:00Z" w16du:dateUtc="2026-05-19T20:11:00Z">
        <w:r w:rsidR="004624ED">
          <w:t>Buyer</w:t>
        </w:r>
      </w:ins>
      <w:r>
        <w:t xml:space="preserve"> that the purchase cannot continue</w:t>
      </w:r>
      <w:ins w:id="743" w:author="Bourdelin, Sonia" w:date="2026-05-19T22:11:00Z" w16du:dateUtc="2026-05-19T20:11:00Z">
        <w:r w:rsidR="004624ED">
          <w:t xml:space="preserve"> with </w:t>
        </w:r>
      </w:ins>
      <w:ins w:id="744" w:author="Bourdelin, Sonia" w:date="2026-05-19T22:11:00Z">
        <w:r w:rsidR="004624ED" w:rsidRPr="004624ED">
          <w:t xml:space="preserve">the impacted </w:t>
        </w:r>
      </w:ins>
      <w:ins w:id="745" w:author="Bourdelin, Sonia" w:date="2026-05-19T22:26:00Z" w16du:dateUtc="2026-05-19T20:26:00Z">
        <w:r w:rsidR="007A2ABF">
          <w:t xml:space="preserve">basket </w:t>
        </w:r>
      </w:ins>
      <w:ins w:id="746" w:author="Bourdelin, Sonia" w:date="2026-05-19T22:11:00Z">
        <w:r w:rsidR="004624ED" w:rsidRPr="004624ED">
          <w:t>element(s)</w:t>
        </w:r>
      </w:ins>
      <w:r>
        <w:t>.</w:t>
      </w:r>
    </w:p>
    <w:p w14:paraId="07547A01" w14:textId="77777777" w:rsidR="005C410C" w:rsidRDefault="005C410C"/>
    <w:p w14:paraId="7A5441B2" w14:textId="77777777" w:rsidR="005C410C" w:rsidRDefault="00CE3A5B">
      <w:pPr>
        <w:pStyle w:val="Heading2"/>
      </w:pPr>
      <w:commentRangeStart w:id="747"/>
      <w:r>
        <w:t>Negative amount</w:t>
      </w:r>
      <w:commentRangeEnd w:id="747"/>
      <w:r>
        <w:rPr>
          <w:rStyle w:val="CommentReference"/>
          <w:sz w:val="36"/>
          <w:szCs w:val="36"/>
        </w:rPr>
        <w:commentReference w:id="747"/>
      </w:r>
    </w:p>
    <w:p w14:paraId="5A57D8FD" w14:textId="6D8B7A2B" w:rsidR="005C410C" w:rsidDel="004624ED" w:rsidRDefault="00CE3A5B">
      <w:pPr>
        <w:rPr>
          <w:del w:id="748" w:author="Bourdelin, Sonia" w:date="2026-05-19T22:12:00Z" w16du:dateUtc="2026-05-19T20:12:00Z"/>
        </w:rPr>
      </w:pPr>
      <w:r>
        <w:t>1. The resulting financial amount is negative</w:t>
      </w:r>
      <w:ins w:id="749" w:author="Bourdelin, Sonia" w:date="2026-05-19T22:12:00Z" w16du:dateUtc="2026-05-19T20:12:00Z">
        <w:r w:rsidR="004624ED">
          <w:t xml:space="preserve"> so </w:t>
        </w:r>
      </w:ins>
      <w:del w:id="750" w:author="Bourdelin, Sonia" w:date="2026-05-19T22:12:00Z" w16du:dateUtc="2026-05-19T20:12:00Z">
        <w:r w:rsidDel="004624ED">
          <w:delText>.</w:delText>
        </w:r>
      </w:del>
    </w:p>
    <w:p w14:paraId="1003C97B" w14:textId="3AC6DF19" w:rsidR="005C410C" w:rsidRDefault="00CE3A5B">
      <w:del w:id="751" w:author="Bourdelin, Sonia" w:date="2026-05-19T22:12:00Z" w16du:dateUtc="2026-05-19T20:12:00Z">
        <w:r w:rsidDel="004624ED">
          <w:delText>2. N</w:delText>
        </w:r>
      </w:del>
      <w:ins w:id="752" w:author="Bourdelin, Sonia" w:date="2026-05-19T22:12:00Z" w16du:dateUtc="2026-05-19T20:12:00Z">
        <w:r w:rsidR="004624ED">
          <w:t>n</w:t>
        </w:r>
      </w:ins>
      <w:r>
        <w:t xml:space="preserve">o </w:t>
      </w:r>
      <w:del w:id="753" w:author="Bourdelin, Sonia" w:date="2026-05-19T22:12:00Z" w16du:dateUtc="2026-05-19T20:12:00Z">
        <w:r w:rsidDel="004624ED">
          <w:delText>TRANSOPRT CUSTOMER</w:delText>
        </w:r>
      </w:del>
      <w:ins w:id="754" w:author="Bourdelin, Sonia" w:date="2026-05-19T22:12:00Z" w16du:dateUtc="2026-05-19T20:12:00Z">
        <w:r w:rsidR="004624ED">
          <w:t>Buyer</w:t>
        </w:r>
      </w:ins>
      <w:r>
        <w:t xml:space="preserve"> payment is collected in </w:t>
      </w:r>
      <w:del w:id="755" w:author="Bourdelin, Sonia" w:date="2026-05-19T22:12:00Z" w16du:dateUtc="2026-05-19T20:12:00Z">
        <w:r w:rsidDel="004624ED">
          <w:delText>BUC-D</w:delText>
        </w:r>
      </w:del>
      <w:ins w:id="756" w:author="Bourdelin, Sonia" w:date="2026-05-19T22:12:00Z" w16du:dateUtc="2026-05-19T20:12:00Z">
        <w:r w:rsidR="004624ED">
          <w:t>this use case</w:t>
        </w:r>
      </w:ins>
      <w:r>
        <w:t>.</w:t>
      </w:r>
    </w:p>
    <w:p w14:paraId="4F7D7DD1" w14:textId="038E3E31" w:rsidR="005C410C" w:rsidRDefault="00CE3A5B">
      <w:del w:id="757" w:author="Bourdelin, Sonia" w:date="2026-05-19T22:13:00Z" w16du:dateUtc="2026-05-19T20:13:00Z">
        <w:r w:rsidDel="004624ED">
          <w:delText>3</w:delText>
        </w:r>
      </w:del>
      <w:ins w:id="758" w:author="Bourdelin, Sonia" w:date="2026-05-19T22:13:00Z" w16du:dateUtc="2026-05-19T20:13:00Z">
        <w:r w:rsidR="004624ED">
          <w:t>2</w:t>
        </w:r>
      </w:ins>
      <w:r>
        <w:t xml:space="preserve">. The Retailer redirects the case to </w:t>
      </w:r>
      <w:del w:id="759" w:author="Bourdelin, Sonia" w:date="2026-05-19T22:13:00Z" w16du:dateUtc="2026-05-19T20:13:00Z">
        <w:r w:rsidDel="004624ED">
          <w:delText>Business Use Case</w:delText>
        </w:r>
      </w:del>
      <w:ins w:id="760" w:author="Bourdelin, Sonia" w:date="2026-05-19T22:13:00Z" w16du:dateUtc="2026-05-19T20:13:00Z">
        <w:r w:rsidR="004624ED">
          <w:t>BUC</w:t>
        </w:r>
      </w:ins>
      <w:del w:id="761" w:author="Bourdelin, Sonia" w:date="2026-05-19T22:13:00Z" w16du:dateUtc="2026-05-19T20:13:00Z">
        <w:r w:rsidDel="004624ED">
          <w:delText xml:space="preserve"> </w:delText>
        </w:r>
      </w:del>
      <w:ins w:id="762" w:author="Bourdelin, Sonia" w:date="2026-05-19T22:13:00Z" w16du:dateUtc="2026-05-19T20:13:00Z">
        <w:r w:rsidR="004624ED">
          <w:t>-</w:t>
        </w:r>
      </w:ins>
      <w:r>
        <w:t xml:space="preserve">F or </w:t>
      </w:r>
      <w:ins w:id="763" w:author="Bourdelin, Sonia" w:date="2026-05-19T22:13:00Z" w16du:dateUtc="2026-05-19T20:13:00Z">
        <w:r w:rsidR="004624ED">
          <w:t>BUC-</w:t>
        </w:r>
      </w:ins>
      <w:r>
        <w:t>J for refund, compensation, credit note or voucher handling.</w:t>
      </w:r>
    </w:p>
    <w:p w14:paraId="5043CB0F" w14:textId="77777777" w:rsidR="005C410C" w:rsidRDefault="005C410C"/>
    <w:p w14:paraId="63D520EB" w14:textId="57A23E13" w:rsidR="005C410C" w:rsidRDefault="00CE3A5B">
      <w:pPr>
        <w:pStyle w:val="Heading2"/>
      </w:pPr>
      <w:r>
        <w:t>Payment after approval</w:t>
      </w:r>
      <w:ins w:id="764" w:author="Bourdelin, Sonia" w:date="2026-05-19T22:13:00Z" w16du:dateUtc="2026-05-19T20:13:00Z">
        <w:r w:rsidR="004624ED">
          <w:t xml:space="preserve"> </w:t>
        </w:r>
      </w:ins>
      <w:ins w:id="765" w:author="Bourdelin, Sonia" w:date="2026-05-19T22:13:00Z">
        <w:r w:rsidR="004624ED" w:rsidRPr="004624ED">
          <w:t>(corporate / group)</w:t>
        </w:r>
      </w:ins>
    </w:p>
    <w:p w14:paraId="0CF4E986" w14:textId="6EAB9E80" w:rsidR="005C410C" w:rsidRDefault="00CE3A5B">
      <w:r>
        <w:t xml:space="preserve">1. A corporate or group purchase requires approval before </w:t>
      </w:r>
      <w:del w:id="766" w:author="Bourdelin, Sonia" w:date="2026-05-19T22:15:00Z" w16du:dateUtc="2026-05-19T20:15:00Z">
        <w:r w:rsidDel="004624ED">
          <w:delText>payment</w:delText>
        </w:r>
      </w:del>
      <w:ins w:id="767" w:author="Bourdelin, Sonia" w:date="2026-05-19T22:15:00Z" w16du:dateUtc="2026-05-19T20:15:00Z">
        <w:r w:rsidR="004624ED">
          <w:t>payment:</w:t>
        </w:r>
      </w:ins>
      <w:ins w:id="768" w:author="Bourdelin, Sonia" w:date="2026-05-19T22:13:00Z" w16du:dateUtc="2026-05-19T20:13:00Z">
        <w:r w:rsidR="004624ED">
          <w:t xml:space="preserve"> the payment is delayed</w:t>
        </w:r>
      </w:ins>
      <w:ins w:id="769" w:author="Bourdelin, Sonia" w:date="2026-05-19T22:14:00Z" w16du:dateUtc="2026-05-19T20:14:00Z">
        <w:r w:rsidR="004624ED">
          <w:t xml:space="preserve"> by an approva</w:t>
        </w:r>
      </w:ins>
      <w:ins w:id="770" w:author="Bourdelin, Sonia" w:date="2026-05-19T22:15:00Z" w16du:dateUtc="2026-05-19T20:15:00Z">
        <w:r w:rsidR="004624ED">
          <w:t>l requirement</w:t>
        </w:r>
      </w:ins>
      <w:del w:id="771" w:author="Bourdelin, Sonia" w:date="2026-05-19T22:13:00Z" w16du:dateUtc="2026-05-19T20:13:00Z">
        <w:r w:rsidDel="004624ED">
          <w:delText>.</w:delText>
        </w:r>
      </w:del>
    </w:p>
    <w:p w14:paraId="204B1FB9" w14:textId="22CA75EC" w:rsidR="005C410C" w:rsidRDefault="00CE3A5B">
      <w:r>
        <w:t xml:space="preserve">2. The Retailer </w:t>
      </w:r>
      <w:del w:id="772" w:author="Bourdelin, Sonia" w:date="2026-05-19T22:14:00Z" w16du:dateUtc="2026-05-19T20:14:00Z">
        <w:r w:rsidDel="004624ED">
          <w:delText xml:space="preserve">asks </w:delText>
        </w:r>
      </w:del>
      <w:ins w:id="773" w:author="Bourdelin, Sonia" w:date="2026-05-19T22:14:00Z" w16du:dateUtc="2026-05-19T20:14:00Z">
        <w:r w:rsidR="004624ED">
          <w:t xml:space="preserve">may request </w:t>
        </w:r>
      </w:ins>
      <w:r>
        <w:t>the Distributor(s) w</w:t>
      </w:r>
      <w:ins w:id="774" w:author="Bourdelin, Sonia" w:date="2026-05-19T22:14:00Z" w16du:dateUtc="2026-05-19T20:14:00Z">
        <w:r w:rsidR="004624ED">
          <w:t>it</w:t>
        </w:r>
      </w:ins>
      <w:r>
        <w:t>h</w:t>
      </w:r>
      <w:del w:id="775" w:author="Bourdelin, Sonia" w:date="2026-05-19T22:14:00Z" w16du:dateUtc="2026-05-19T20:14:00Z">
        <w:r w:rsidDel="004624ED">
          <w:delText>ether the</w:delText>
        </w:r>
      </w:del>
      <w:r>
        <w:t xml:space="preserve"> quotation </w:t>
      </w:r>
      <w:ins w:id="776" w:author="Bourdelin, Sonia" w:date="2026-05-19T22:14:00Z" w16du:dateUtc="2026-05-19T20:14:00Z">
        <w:r w:rsidR="004624ED">
          <w:t>validity extension</w:t>
        </w:r>
      </w:ins>
      <w:del w:id="777" w:author="Bourdelin, Sonia" w:date="2026-05-19T22:14:00Z" w16du:dateUtc="2026-05-19T20:14:00Z">
        <w:r w:rsidDel="004624ED">
          <w:delText>can remain valid until approval</w:delText>
        </w:r>
      </w:del>
      <w:ins w:id="778" w:author="Bourdelin, Sonia" w:date="2026-05-19T22:14:00Z" w16du:dateUtc="2026-05-19T20:14:00Z">
        <w:r w:rsidR="004624ED">
          <w:t xml:space="preserve"> where supported</w:t>
        </w:r>
      </w:ins>
      <w:r>
        <w:t>.</w:t>
      </w:r>
    </w:p>
    <w:p w14:paraId="19C6527D" w14:textId="77777777" w:rsidR="005C410C" w:rsidRDefault="00CE3A5B">
      <w:r>
        <w:t>3. Once approval is obtained, the Retailer restarts the payment coordination flow.</w:t>
      </w:r>
    </w:p>
    <w:p w14:paraId="37D65D85" w14:textId="77777777" w:rsidR="005C410C" w:rsidRDefault="00CE3A5B">
      <w:r>
        <w:t>4. If the deadline has expired, the Distributor requires refresh, revalidation or repricing.</w:t>
      </w:r>
    </w:p>
    <w:p w14:paraId="07459315" w14:textId="77777777" w:rsidR="005C410C" w:rsidRDefault="005C410C"/>
    <w:p w14:paraId="3FAC2F76" w14:textId="77777777" w:rsidR="005C410C" w:rsidRDefault="00CE3A5B">
      <w:pPr>
        <w:pStyle w:val="Heading2"/>
      </w:pPr>
      <w:r>
        <w:t>Zero amount to pay</w:t>
      </w:r>
    </w:p>
    <w:p w14:paraId="0D33F637" w14:textId="5B95007A" w:rsidR="005C410C" w:rsidRDefault="00CE3A5B">
      <w:r>
        <w:t xml:space="preserve">1. If the payable amount for the current </w:t>
      </w:r>
      <w:del w:id="779" w:author="Bourdelin, Sonia" w:date="2026-05-19T22:15:00Z" w16du:dateUtc="2026-05-19T20:15:00Z">
        <w:r w:rsidDel="0055618B">
          <w:delText>CHARGING MOMENT</w:delText>
        </w:r>
      </w:del>
      <w:ins w:id="780" w:author="Bourdelin, Sonia" w:date="2026-05-19T22:15:00Z" w16du:dateUtc="2026-05-19T20:15:00Z">
        <w:r w:rsidR="0055618B">
          <w:t>charging moment</w:t>
        </w:r>
      </w:ins>
      <w:r>
        <w:t xml:space="preserve"> is equal to zero, the payment use case </w:t>
      </w:r>
      <w:commentRangeStart w:id="781"/>
      <w:commentRangeStart w:id="782"/>
      <w:del w:id="783" w:author="Bourdelin, Sonia" w:date="2026-05-19T22:36:00Z" w16du:dateUtc="2026-05-19T20:36:00Z">
        <w:r w:rsidDel="00394026">
          <w:delText xml:space="preserve">shall </w:delText>
        </w:r>
      </w:del>
      <w:ins w:id="784" w:author="Bourdelin, Sonia" w:date="2026-05-19T22:36:00Z" w16du:dateUtc="2026-05-19T20:36:00Z">
        <w:r w:rsidR="00394026">
          <w:t xml:space="preserve">may </w:t>
        </w:r>
      </w:ins>
      <w:del w:id="785" w:author="Bourdelin, Sonia" w:date="2026-05-19T22:36:00Z" w16du:dateUtc="2026-05-19T20:36:00Z">
        <w:r w:rsidDel="00394026">
          <w:delText>still</w:delText>
        </w:r>
      </w:del>
      <w:r>
        <w:t xml:space="preserve"> be executed as a zero-payment confirmation flow</w:t>
      </w:r>
      <w:commentRangeEnd w:id="781"/>
      <w:r w:rsidR="0088658F" w:rsidRPr="00394026">
        <w:rPr>
          <w:rStyle w:val="CommentReference"/>
          <w:b/>
          <w:bCs/>
          <w:sz w:val="24"/>
          <w:szCs w:val="24"/>
        </w:rPr>
        <w:commentReference w:id="781"/>
      </w:r>
      <w:commentRangeEnd w:id="782"/>
      <w:r w:rsidRPr="00394026">
        <w:rPr>
          <w:rStyle w:val="CommentReference"/>
          <w:b/>
          <w:bCs/>
          <w:sz w:val="24"/>
          <w:szCs w:val="24"/>
        </w:rPr>
        <w:commentReference w:id="782"/>
      </w:r>
      <w:ins w:id="786" w:author="Bourdelin, Sonia" w:date="2026-05-19T22:37:00Z" w16du:dateUtc="2026-05-19T20:37:00Z">
        <w:r w:rsidR="00394026" w:rsidRPr="00394026">
          <w:rPr>
            <w:b/>
            <w:bCs/>
          </w:rPr>
          <w:t xml:space="preserve"> </w:t>
        </w:r>
      </w:ins>
      <w:ins w:id="787" w:author="Bourdelin, Sonia" w:date="2026-05-19T22:37:00Z">
        <w:r w:rsidR="00394026" w:rsidRPr="00394026">
          <w:rPr>
            <w:b/>
            <w:bCs/>
          </w:rPr>
          <w:t>or</w:t>
        </w:r>
        <w:r w:rsidR="00394026" w:rsidRPr="00394026">
          <w:t xml:space="preserve"> the Retailer may skip PSP execution when allowed by business/technical rules, while still confirming with Distributors</w:t>
        </w:r>
      </w:ins>
      <w:r>
        <w:t>.</w:t>
      </w:r>
    </w:p>
    <w:p w14:paraId="5B349B31" w14:textId="77777777" w:rsidR="005C410C" w:rsidRDefault="00CE3A5B">
      <w:r>
        <w:t>No monetary transaction is initiated with a Payment Provider, unless a technical payment authorization is required by implementation rules.</w:t>
      </w:r>
    </w:p>
    <w:p w14:paraId="6FB3A01F" w14:textId="77777777" w:rsidR="005C410C" w:rsidRDefault="00CE3A5B">
      <w:r>
        <w:t>2. The Retailer shall confirm with each concerned Distributor that:</w:t>
      </w:r>
    </w:p>
    <w:p w14:paraId="50C8EE93" w14:textId="77777777" w:rsidR="005C410C" w:rsidRDefault="00CE3A5B">
      <w:pPr>
        <w:pStyle w:val="ListParagraph"/>
        <w:numPr>
          <w:ilvl w:val="1"/>
          <w:numId w:val="2"/>
        </w:numPr>
      </w:pPr>
      <w:r>
        <w:t>the total amount due is zero (not necessary the Distributor part =&gt; see settlement in Business Use Case K);</w:t>
      </w:r>
    </w:p>
    <w:p w14:paraId="1D52755B" w14:textId="4D174500" w:rsidR="005C410C" w:rsidRDefault="00CE3A5B">
      <w:pPr>
        <w:pStyle w:val="ListParagraph"/>
        <w:numPr>
          <w:ilvl w:val="1"/>
          <w:numId w:val="2"/>
        </w:numPr>
      </w:pPr>
      <w:r>
        <w:t xml:space="preserve">no </w:t>
      </w:r>
      <w:del w:id="788" w:author="Bourdelin, Sonia" w:date="2026-05-19T22:16:00Z" w16du:dateUtc="2026-05-19T20:16:00Z">
        <w:r w:rsidDel="0055618B">
          <w:delText>PAYMENT METHOD</w:delText>
        </w:r>
      </w:del>
      <w:ins w:id="789" w:author="Bourdelin, Sonia" w:date="2026-05-19T22:16:00Z" w16du:dateUtc="2026-05-19T20:16:00Z">
        <w:r w:rsidR="0055618B">
          <w:t>payment mean</w:t>
        </w:r>
      </w:ins>
      <w:r>
        <w:t xml:space="preserve"> is required, or </w:t>
      </w:r>
      <w:del w:id="790" w:author="Bourdelin, Sonia" w:date="2026-05-19T22:16:00Z" w16du:dateUtc="2026-05-19T20:16:00Z">
        <w:r w:rsidDel="0055618B">
          <w:delText>the required PAYMENT METHOD</w:delText>
        </w:r>
      </w:del>
      <w:ins w:id="791" w:author="Bourdelin, Sonia" w:date="2026-05-19T22:16:00Z" w16du:dateUtc="2026-05-19T20:16:00Z">
        <w:r w:rsidR="0055618B">
          <w:t>it</w:t>
        </w:r>
      </w:ins>
      <w:r>
        <w:t xml:space="preserve"> has already covered the amount;</w:t>
      </w:r>
    </w:p>
    <w:p w14:paraId="7DCF7220" w14:textId="145F1F6F" w:rsidR="005C410C" w:rsidRDefault="00CE3A5B">
      <w:pPr>
        <w:pStyle w:val="ListParagraph"/>
        <w:numPr>
          <w:ilvl w:val="1"/>
          <w:numId w:val="2"/>
        </w:numPr>
      </w:pPr>
      <w:r>
        <w:t xml:space="preserve">the </w:t>
      </w:r>
      <w:del w:id="792" w:author="Bourdelin, Sonia" w:date="2026-05-19T22:16:00Z" w16du:dateUtc="2026-05-19T20:16:00Z">
        <w:r w:rsidDel="0055618B">
          <w:delText>CUSTOMER PURCHASE PACKAGE</w:delText>
        </w:r>
      </w:del>
      <w:ins w:id="793" w:author="Bourdelin, Sonia" w:date="2026-05-19T22:16:00Z" w16du:dateUtc="2026-05-19T20:16:00Z">
        <w:r w:rsidR="0055618B">
          <w:t>o</w:t>
        </w:r>
      </w:ins>
      <w:ins w:id="794" w:author="Bourdelin, Sonia" w:date="2026-05-19T22:17:00Z" w16du:dateUtc="2026-05-19T20:17:00Z">
        <w:r w:rsidR="0055618B">
          <w:t>ffer</w:t>
        </w:r>
      </w:ins>
      <w:r>
        <w:t xml:space="preserve"> can be confirmed without payment;</w:t>
      </w:r>
    </w:p>
    <w:p w14:paraId="035A4F55" w14:textId="77777777" w:rsidR="005C410C" w:rsidRDefault="00CE3A5B">
      <w:pPr>
        <w:pStyle w:val="ListParagraph"/>
        <w:numPr>
          <w:ilvl w:val="1"/>
          <w:numId w:val="2"/>
        </w:numPr>
      </w:pPr>
      <w:r>
        <w:t>any reservation, ancillary, guarantee or service depending on payment can be finalized.</w:t>
      </w:r>
    </w:p>
    <w:p w14:paraId="6F837EC2" w14:textId="40743658" w:rsidR="005C410C" w:rsidRDefault="00CE3A5B">
      <w:r>
        <w:t xml:space="preserve">3. The Retailer consolidates the statuses and informs the </w:t>
      </w:r>
      <w:del w:id="795" w:author="Bourdelin, Sonia" w:date="2026-05-19T22:17:00Z" w16du:dateUtc="2026-05-19T20:17:00Z">
        <w:r w:rsidDel="0055618B">
          <w:delText>TRANSPORT CUSTOMER</w:delText>
        </w:r>
      </w:del>
      <w:ins w:id="796" w:author="Bourdelin, Sonia" w:date="2026-05-19T22:17:00Z" w16du:dateUtc="2026-05-19T20:17:00Z">
        <w:r w:rsidR="0055618B">
          <w:t>Buyer</w:t>
        </w:r>
      </w:ins>
      <w:r>
        <w:t xml:space="preserve"> that no payment is due.</w:t>
      </w:r>
    </w:p>
    <w:p w14:paraId="3151BB2A" w14:textId="77777777" w:rsidR="005C410C" w:rsidRDefault="00CE3A5B">
      <w:r>
        <w:t>4. The Retailer and/or Distributor provides the relevant proof of purchase, zero-amount receipt, invoice if legally required, confirmation and fulfilment trigger.</w:t>
      </w:r>
    </w:p>
    <w:p w14:paraId="6537F28F" w14:textId="77777777" w:rsidR="005C410C" w:rsidRDefault="005C410C"/>
    <w:p w14:paraId="6DFB9E20" w14:textId="77777777" w:rsidR="005C410C" w:rsidRDefault="005C410C"/>
    <w:p w14:paraId="4CEAC6B3" w14:textId="77777777" w:rsidR="005C410C" w:rsidRDefault="00CE3A5B">
      <w:pPr>
        <w:pStyle w:val="Heading3"/>
      </w:pPr>
      <w:r>
        <w:t>Diagram</w:t>
      </w:r>
    </w:p>
    <w:p w14:paraId="2F4C8335" w14:textId="77777777" w:rsidR="005C410C" w:rsidRDefault="00CE3A5B">
      <w:r>
        <w:t>UML activity diagram</w:t>
      </w:r>
    </w:p>
    <w:p w14:paraId="70DF9E56" w14:textId="77777777" w:rsidR="005C410C" w:rsidRDefault="005C410C"/>
    <w:p w14:paraId="44E871BC" w14:textId="77777777" w:rsidR="005C410C" w:rsidRDefault="005C410C"/>
    <w:p w14:paraId="6B2C1C63" w14:textId="77777777" w:rsidR="005C410C" w:rsidRDefault="00CE3A5B">
      <w:pPr>
        <w:pStyle w:val="Heading3"/>
      </w:pPr>
      <w:r>
        <w:t>Links with inputs</w:t>
      </w:r>
    </w:p>
    <w:p w14:paraId="40CC8BF3" w14:textId="77777777" w:rsidR="005C410C" w:rsidRDefault="00CE3A5B">
      <w:r>
        <w:t>wiki/use-cases/inputs/EUDIT.use.cases_20260324_shared.docx wiki/use-cases/inputs/BRM_EUDIT_V2.3.xlsx</w:t>
      </w:r>
    </w:p>
    <w:p w14:paraId="144A5D23" w14:textId="77777777" w:rsidR="005C410C" w:rsidRDefault="005C410C"/>
    <w:p w14:paraId="7800494D" w14:textId="77777777" w:rsidR="005C410C" w:rsidRDefault="00CE3A5B">
      <w:r>
        <w:t>To be completed</w:t>
      </w:r>
    </w:p>
    <w:sectPr w:rsidR="005C410C" w:rsidSect="00373CAF">
      <w:headerReference w:type="default" r:id="rId14"/>
      <w:pgSz w:w="11906" w:h="16838"/>
      <w:pgMar w:top="1440" w:right="1080" w:bottom="144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IGEX Olivier" w:date="2026-05-05T14:01:00Z" w:initials="OB">
    <w:p w14:paraId="67755AB1" w14:textId="77777777" w:rsidR="00D16477" w:rsidRPr="008D382B" w:rsidRDefault="00D16477" w:rsidP="00D16477">
      <w:pPr>
        <w:pStyle w:val="CommentText"/>
      </w:pPr>
      <w:r w:rsidRPr="008D382B">
        <w:rPr>
          <w:rStyle w:val="CommentReference"/>
        </w:rPr>
        <w:annotationRef/>
      </w:r>
      <w:r w:rsidRPr="008D382B">
        <w:t>Add here a status of the document (in review for now). Because no approuval for now from our BUC sub-group</w:t>
      </w:r>
    </w:p>
  </w:comment>
  <w:comment w:id="2" w:author="Bourdelin, Sonia" w:date="2026-05-11T16:00:00Z" w:initials="SB">
    <w:p w14:paraId="1C252A32" w14:textId="77777777" w:rsidR="00D16477" w:rsidRPr="008D382B" w:rsidRDefault="00D16477" w:rsidP="00D16477">
      <w:pPr>
        <w:pStyle w:val="CommentText"/>
      </w:pPr>
      <w:r w:rsidRPr="008D382B">
        <w:rPr>
          <w:rStyle w:val="CommentReference"/>
        </w:rPr>
        <w:annotationRef/>
      </w:r>
      <w:r w:rsidRPr="008D382B">
        <w:t>Ok + version (older in ARCHIVES directory)</w:t>
      </w:r>
    </w:p>
  </w:comment>
  <w:comment w:id="13" w:author="BIGEX Olivier" w:date="2026-05-12T09:44:00Z" w:initials="OB">
    <w:p w14:paraId="5FC39AD5" w14:textId="77777777" w:rsidR="0037651F" w:rsidRDefault="0037651F" w:rsidP="0037651F">
      <w:pPr>
        <w:pStyle w:val="CommentText"/>
      </w:pPr>
      <w:r>
        <w:rPr>
          <w:rStyle w:val="CommentReference"/>
        </w:rPr>
        <w:annotationRef/>
      </w:r>
      <w:r>
        <w:t>This wording avoids talking about the commercial business object on retailer side, commonly called «order». No debate about «travel package». That is smart. No problem with that. But we shall tackle that one day or another.</w:t>
      </w:r>
    </w:p>
  </w:comment>
  <w:comment w:id="14" w:author="BIGEX Olivier" w:date="2026-05-12T09:52:00Z" w:initials="OB">
    <w:p w14:paraId="290AB58C" w14:textId="77777777" w:rsidR="008632F8" w:rsidRDefault="008632F8" w:rsidP="008632F8">
      <w:pPr>
        <w:pStyle w:val="CommentText"/>
      </w:pPr>
      <w:r>
        <w:rPr>
          <w:rStyle w:val="CommentReference"/>
        </w:rPr>
        <w:annotationRef/>
      </w:r>
      <w:r>
        <w:t>And for me, the retailer is first and foremost a merchant, which collects payments. Thus, The customer pays rather basket elements. These basket elements could be CPP, or not. It can manage one single payment for CPP + newspapers + goodies + …</w:t>
      </w:r>
      <w:r>
        <w:br/>
        <w:t>In other words, the retailer transforms CPP from the Distributor into its own business objets: basket elements. Then collects payments for that and that is the end of the life cycle of these basket elements (when CPP becomes fare contracts on distributor side).</w:t>
      </w:r>
    </w:p>
  </w:comment>
  <w:comment w:id="15" w:author="Bourdelin, Sonia" w:date="2026-05-19T16:03:00Z" w:initials="SB">
    <w:p w14:paraId="1333943E" w14:textId="77777777" w:rsidR="00D07BBF" w:rsidRDefault="00D07BBF" w:rsidP="00D07BBF">
      <w:pPr>
        <w:pStyle w:val="CommentText"/>
      </w:pPr>
      <w:r>
        <w:rPr>
          <w:rStyle w:val="CommentReference"/>
        </w:rPr>
        <w:annotationRef/>
      </w:r>
      <w:r>
        <w:t>Rewritten to match with the business vocabulary used in BUC-A and BUC-B version 2 (Buyer, offer). For ‘order’, it will be used interbally to retailer. See chapter Terminology)</w:t>
      </w:r>
    </w:p>
  </w:comment>
  <w:comment w:id="107" w:author="BIGEX Olivier" w:date="2026-05-12T09:55:00Z" w:initials="OB">
    <w:p w14:paraId="530A54DF" w14:textId="531DE696" w:rsidR="00B42ED3" w:rsidRDefault="00B42ED3" w:rsidP="00B42ED3">
      <w:pPr>
        <w:pStyle w:val="CommentText"/>
      </w:pPr>
      <w:r>
        <w:rPr>
          <w:rStyle w:val="CommentReference"/>
        </w:rPr>
        <w:annotationRef/>
      </w:r>
      <w:r>
        <w:t>Add: on retailer side</w:t>
      </w:r>
    </w:p>
  </w:comment>
  <w:comment w:id="108" w:author="Bourdelin, Sonia" w:date="2026-05-19T16:21:00Z" w:initials="SB">
    <w:p w14:paraId="6F07A59A" w14:textId="77777777" w:rsidR="004F6A09" w:rsidRDefault="004F6A09" w:rsidP="004F6A09">
      <w:pPr>
        <w:pStyle w:val="CommentText"/>
      </w:pPr>
      <w:r>
        <w:rPr>
          <w:rStyle w:val="CommentReference"/>
        </w:rPr>
        <w:annotationRef/>
      </w:r>
      <w:r>
        <w:t>In 80% cases. Added : has reached a sufficiently binding state; typically after successful payment confirmation)</w:t>
      </w:r>
    </w:p>
  </w:comment>
  <w:comment w:id="131" w:author="BIGEX Olivier" w:date="2026-05-12T09:58:00Z" w:initials="OB">
    <w:p w14:paraId="52811EEB" w14:textId="0EBC964D" w:rsidR="00C01604" w:rsidRDefault="00C01604" w:rsidP="00C01604">
      <w:pPr>
        <w:pStyle w:val="CommentText"/>
      </w:pPr>
      <w:r>
        <w:rPr>
          <w:rStyle w:val="CommentReference"/>
        </w:rPr>
        <w:annotationRef/>
      </w:r>
      <w:r>
        <w:t xml:space="preserve">Associated rather with Basket Elements (which are bound to CPP). If transmodel does a direct like with CPP, then I think it is an error. </w:t>
      </w:r>
    </w:p>
  </w:comment>
  <w:comment w:id="132" w:author="Bourdelin, Sonia" w:date="2026-05-20T09:16:00Z" w:initials="SB">
    <w:p w14:paraId="622091CB" w14:textId="77777777" w:rsidR="00FA5159" w:rsidRDefault="00FA5159" w:rsidP="00FA5159">
      <w:pPr>
        <w:pStyle w:val="CommentText"/>
      </w:pPr>
      <w:r>
        <w:rPr>
          <w:rStyle w:val="CommentReference"/>
        </w:rPr>
        <w:annotationRef/>
      </w:r>
      <w:r>
        <w:t xml:space="preserve">Yes, the payment is associated with basket element, not directly with CPP. </w:t>
      </w:r>
    </w:p>
    <w:p w14:paraId="39F8628D" w14:textId="77777777" w:rsidR="00FA5159" w:rsidRDefault="00FA5159" w:rsidP="00FA5159">
      <w:pPr>
        <w:pStyle w:val="CommentText"/>
      </w:pPr>
      <w:r>
        <w:t>Reformulated to keep the tracability</w:t>
      </w:r>
    </w:p>
  </w:comment>
  <w:comment w:id="140" w:author="BIGEX Olivier" w:date="2026-05-12T10:02:00Z" w:initials="OB">
    <w:p w14:paraId="4E297E62" w14:textId="2BEED3B5" w:rsidR="006F6754" w:rsidRDefault="006F6754" w:rsidP="006F6754">
      <w:pPr>
        <w:pStyle w:val="CommentText"/>
      </w:pPr>
      <w:r>
        <w:rPr>
          <w:rStyle w:val="CommentReference"/>
        </w:rPr>
        <w:annotationRef/>
      </w:r>
      <w:r>
        <w:t>Ok, so retailer’s order (like the one from Amazon) = sales transaction in Transmodel ?That is not intuitive at all, but since the management of the retailer’s order is pure internal process of the retailer, that is not a problem here for EUDIT.</w:t>
      </w:r>
    </w:p>
  </w:comment>
  <w:comment w:id="141" w:author="Bourdelin, Sonia" w:date="2026-05-20T09:13:00Z" w:initials="SB">
    <w:p w14:paraId="083DE7D5" w14:textId="77777777" w:rsidR="00FA5159" w:rsidRDefault="00FA5159" w:rsidP="00FA5159">
      <w:pPr>
        <w:pStyle w:val="CommentText"/>
      </w:pPr>
      <w:r>
        <w:rPr>
          <w:rStyle w:val="CommentReference"/>
        </w:rPr>
        <w:annotationRef/>
      </w:r>
      <w:r>
        <w:t xml:space="preserve">Yes, not perfect matching between business voc and Transmodel voc. Order on some system covers also post payment actions (delayed card building, …). </w:t>
      </w:r>
    </w:p>
  </w:comment>
  <w:comment w:id="187" w:author="BIGEX Olivier" w:date="2026-05-12T10:08:00Z" w:initials="OB">
    <w:p w14:paraId="04AB7DDA" w14:textId="6143327E" w:rsidR="00EC7DF4" w:rsidRDefault="00EC7DF4" w:rsidP="00EC7DF4">
      <w:pPr>
        <w:pStyle w:val="CommentText"/>
      </w:pPr>
      <w:r>
        <w:rPr>
          <w:rStyle w:val="CommentReference"/>
        </w:rPr>
        <w:annotationRef/>
      </w:r>
      <w:r>
        <w:t>Change into «may confirm».</w:t>
      </w:r>
      <w:r>
        <w:br/>
        <w:t>In some business cases, the distributor is not in position to force any accepted payment methods. For example, a Travel Agency (retailer) can collect payments without refering to any distributor rule.</w:t>
      </w:r>
    </w:p>
  </w:comment>
  <w:comment w:id="188" w:author="Bourdelin, Sonia" w:date="2026-05-20T09:10:00Z" w:initials="SB">
    <w:p w14:paraId="12DFA4D3" w14:textId="77777777" w:rsidR="00D44EC3" w:rsidRDefault="00D44EC3" w:rsidP="00D44EC3">
      <w:pPr>
        <w:pStyle w:val="CommentText"/>
      </w:pPr>
      <w:r>
        <w:rPr>
          <w:rStyle w:val="CommentReference"/>
        </w:rPr>
        <w:annotationRef/>
      </w:r>
      <w:r>
        <w:t>Yes, changed. The Distributor only needs a business confirmation that payment conditions are satisfied</w:t>
      </w:r>
    </w:p>
  </w:comment>
  <w:comment w:id="223" w:author="Juanjo Quesada" w:date="2026-05-29T13:57:00Z" w:initials="JQ">
    <w:p w14:paraId="4E408CCA" w14:textId="6CB96944" w:rsidR="00EB3C5F" w:rsidRDefault="00EB3C5F">
      <w:pPr>
        <w:pStyle w:val="CommentText2"/>
      </w:pPr>
      <w:r>
        <w:rPr>
          <w:rStyle w:val="CommentReference2"/>
        </w:rPr>
        <w:annotationRef/>
      </w:r>
      <w:r w:rsidRPr="469A7161">
        <w:t>Should also be included or fere HOW to release the BASKET andtheir elements??</w:t>
      </w:r>
    </w:p>
  </w:comment>
  <w:comment w:id="246" w:author="BIGEX Olivier" w:date="2026-05-12T10:41:00Z" w:initials="OB">
    <w:p w14:paraId="646D1C43" w14:textId="1583F86E" w:rsidR="009B79D2" w:rsidRDefault="009B79D2" w:rsidP="009B79D2">
      <w:pPr>
        <w:pStyle w:val="CommentText"/>
      </w:pPr>
      <w:r>
        <w:rPr>
          <w:rStyle w:val="CommentReference"/>
        </w:rPr>
        <w:annotationRef/>
      </w:r>
      <w:r>
        <w:t>To be added:</w:t>
      </w:r>
    </w:p>
    <w:p w14:paraId="48E21BDE" w14:textId="77777777" w:rsidR="009B79D2" w:rsidRDefault="009B79D2" w:rsidP="009B79D2">
      <w:pPr>
        <w:pStyle w:val="CommentText"/>
        <w:numPr>
          <w:ilvl w:val="0"/>
          <w:numId w:val="12"/>
        </w:numPr>
      </w:pPr>
      <w:r>
        <w:t>(or in BUC-C ?) The customer has been informed by the retailer of any additional service provided by the retailer like insurance or extension of aftersales conditions. If the customer wants to purchase them, these products become basket elements and change the total price of the basket.</w:t>
      </w:r>
    </w:p>
    <w:p w14:paraId="58B5398C" w14:textId="77777777" w:rsidR="009B79D2" w:rsidRDefault="009B79D2" w:rsidP="009B79D2">
      <w:pPr>
        <w:pStyle w:val="CommentText"/>
        <w:numPr>
          <w:ilvl w:val="0"/>
          <w:numId w:val="12"/>
        </w:numPr>
      </w:pPr>
      <w:r>
        <w:t>The customer has been informed by the retailer of any extra fees independent of Distributor’s rule or fare product.</w:t>
      </w:r>
    </w:p>
  </w:comment>
  <w:comment w:id="247" w:author="Bourdelin, Sonia" w:date="2026-05-20T09:06:00Z" w:initials="SB">
    <w:p w14:paraId="1F8E1592" w14:textId="77777777" w:rsidR="00D44EC3" w:rsidRDefault="00D44EC3" w:rsidP="00D44EC3">
      <w:pPr>
        <w:pStyle w:val="CommentText"/>
      </w:pPr>
      <w:r>
        <w:rPr>
          <w:rStyle w:val="CommentReference"/>
        </w:rPr>
        <w:annotationRef/>
      </w:r>
      <w:r>
        <w:t>First point : treated as basket element but mention here because they are not «offer» (coming from distributor catalogue) =&gt; mention here in BUC-D</w:t>
      </w:r>
    </w:p>
    <w:p w14:paraId="28DE5031" w14:textId="77777777" w:rsidR="00D44EC3" w:rsidRDefault="00D44EC3" w:rsidP="00D44EC3">
      <w:pPr>
        <w:pStyle w:val="CommentText"/>
      </w:pPr>
      <w:r>
        <w:t xml:space="preserve">Second point : it impacts the final amount to pay.  </w:t>
      </w:r>
    </w:p>
    <w:p w14:paraId="20323A01" w14:textId="77777777" w:rsidR="00D44EC3" w:rsidRDefault="00D44EC3" w:rsidP="00D44EC3">
      <w:pPr>
        <w:pStyle w:val="CommentText"/>
      </w:pPr>
      <w:r>
        <w:t>=&gt; added in point 2 in main scenario, added precision in point 3, point 4</w:t>
      </w:r>
    </w:p>
  </w:comment>
  <w:comment w:id="258" w:author="Vinke, Bob BGH" w:date="2026-05-06T10:43:00Z" w:initials="VB">
    <w:p w14:paraId="477C65C8" w14:textId="55364697" w:rsidR="00B22962" w:rsidRDefault="00CE3A5B">
      <w:pPr>
        <w:pStyle w:val="CommentText2"/>
      </w:pPr>
      <w:r>
        <w:rPr>
          <w:rStyle w:val="CommentReference2"/>
        </w:rPr>
        <w:annotationRef/>
      </w:r>
      <w:r w:rsidRPr="4331755D">
        <w:t>use case C</w:t>
      </w:r>
    </w:p>
  </w:comment>
  <w:comment w:id="259" w:author="Bourdelin, Sonia" w:date="2026-05-19T21:27:00Z" w:initials="SB">
    <w:p w14:paraId="4F7B4A09" w14:textId="77777777" w:rsidR="00CE22A2" w:rsidRDefault="00CE22A2" w:rsidP="00CE22A2">
      <w:pPr>
        <w:pStyle w:val="CommentText"/>
      </w:pPr>
      <w:r>
        <w:rPr>
          <w:rStyle w:val="CommentReference"/>
        </w:rPr>
        <w:annotationRef/>
      </w:r>
      <w:r>
        <w:t>Yes, it is platform fees and other addtional services that can be added</w:t>
      </w:r>
    </w:p>
  </w:comment>
  <w:comment w:id="288" w:author="BIGEX Olivier" w:date="2026-05-12T10:29:00Z" w:initials="OB">
    <w:p w14:paraId="6C179081" w14:textId="4539FD61" w:rsidR="00083DA5" w:rsidRDefault="00083DA5" w:rsidP="00083DA5">
      <w:pPr>
        <w:pStyle w:val="CommentText"/>
      </w:pPr>
      <w:r>
        <w:rPr>
          <w:rStyle w:val="CommentReference"/>
        </w:rPr>
        <w:annotationRef/>
      </w:r>
      <w:r>
        <w:t>Basket elements on retailer’s side have a payment status. CPP on distributor’s side have a status bound to their final confirmation.</w:t>
      </w:r>
      <w:r>
        <w:br/>
        <w:t xml:space="preserve">As an example, a distributor doesn’t know if a basket element has been really paid by the customer of a travel agency, the distributor only knows that all is ok, that he can proceed to fulfilment and that the settlement process will be ok. </w:t>
      </w:r>
    </w:p>
  </w:comment>
  <w:comment w:id="289" w:author="Bourdelin, Sonia" w:date="2026-05-20T08:56:00Z" w:initials="SB">
    <w:p w14:paraId="12E3DD33" w14:textId="77777777" w:rsidR="005632EC" w:rsidRDefault="005632EC" w:rsidP="005632EC">
      <w:pPr>
        <w:pStyle w:val="CommentText"/>
      </w:pPr>
      <w:r>
        <w:rPr>
          <w:rStyle w:val="CommentReference"/>
        </w:rPr>
        <w:annotationRef/>
      </w:r>
      <w:r>
        <w:t xml:space="preserve">Clarified that retailer manages the TB element status and the distributor only knows about the offer if the pyment is confirmed or not and the fullfilment should be done or not </w:t>
      </w:r>
    </w:p>
  </w:comment>
  <w:comment w:id="308" w:author="Vinke, Bob BGH" w:date="2026-05-06T10:42:00Z" w:initials="VB">
    <w:p w14:paraId="695980AF" w14:textId="566CB5FC" w:rsidR="00B22962" w:rsidRDefault="00CE3A5B">
      <w:pPr>
        <w:pStyle w:val="CommentText2"/>
      </w:pPr>
      <w:r>
        <w:rPr>
          <w:rStyle w:val="CommentReference2"/>
        </w:rPr>
        <w:annotationRef/>
      </w:r>
      <w:r w:rsidRPr="0BCFE643">
        <w:t>I would say Use case C</w:t>
      </w:r>
    </w:p>
  </w:comment>
  <w:comment w:id="309" w:author="Bourdelin, Sonia [2]" w:date="2026-05-10T18:56:00Z" w:initials="BS">
    <w:p w14:paraId="64ED3DC4" w14:textId="0B071E7B" w:rsidR="00B22962" w:rsidRDefault="00CE3A5B">
      <w:pPr>
        <w:pStyle w:val="CommentText2"/>
      </w:pPr>
      <w:r>
        <w:rPr>
          <w:rStyle w:val="CommentReference2"/>
        </w:rPr>
        <w:annotationRef/>
      </w:r>
      <w:r w:rsidRPr="7D5C92D9">
        <w:t>yes, changed</w:t>
      </w:r>
    </w:p>
  </w:comment>
  <w:comment w:id="361" w:author="BIGEX Olivier" w:date="2026-05-12T10:55:00Z" w:initials="OB">
    <w:p w14:paraId="709C5C64" w14:textId="77777777" w:rsidR="0027693F" w:rsidRDefault="0027693F" w:rsidP="0027693F">
      <w:pPr>
        <w:pStyle w:val="CommentText"/>
      </w:pPr>
      <w:r>
        <w:rPr>
          <w:rStyle w:val="CommentReference"/>
        </w:rPr>
        <w:annotationRef/>
      </w:r>
      <w:r>
        <w:t>«may present»</w:t>
      </w:r>
      <w:r>
        <w:br/>
        <w:t>We cannot interfere with the UX/UI of the retailer, but I understand that the underlying objective is to be sure that the distributor has provided all related data.</w:t>
      </w:r>
    </w:p>
  </w:comment>
  <w:comment w:id="362" w:author="Bourdelin, Sonia" w:date="2026-05-19T21:44:00Z" w:initials="SB">
    <w:p w14:paraId="50729A70" w14:textId="77777777" w:rsidR="00E22AAF" w:rsidRDefault="00E22AAF" w:rsidP="00E22AAF">
      <w:pPr>
        <w:pStyle w:val="CommentText"/>
      </w:pPr>
      <w:r>
        <w:rPr>
          <w:rStyle w:val="CommentReference"/>
        </w:rPr>
        <w:annotationRef/>
      </w:r>
      <w:r>
        <w:t>Yes reformulated</w:t>
      </w:r>
    </w:p>
  </w:comment>
  <w:comment w:id="414" w:author="Vinke, Bob BGH" w:date="2026-05-06T10:50:00Z" w:initials="VB">
    <w:p w14:paraId="33599C7A" w14:textId="57074FCD" w:rsidR="00B22962" w:rsidRDefault="00CE3A5B">
      <w:pPr>
        <w:pStyle w:val="CommentText2"/>
      </w:pPr>
      <w:r>
        <w:rPr>
          <w:rStyle w:val="CommentReference2"/>
        </w:rPr>
        <w:annotationRef/>
      </w:r>
      <w:r w:rsidRPr="66CA9A23">
        <w:t>part of use cse C</w:t>
      </w:r>
    </w:p>
  </w:comment>
  <w:comment w:id="415" w:author="Bourdelin, Sonia" w:date="2026-05-19T21:49:00Z" w:initials="SB">
    <w:p w14:paraId="60DECFC6" w14:textId="77777777" w:rsidR="006273D2" w:rsidRDefault="006273D2" w:rsidP="006273D2">
      <w:pPr>
        <w:pStyle w:val="CommentText"/>
      </w:pPr>
      <w:r>
        <w:rPr>
          <w:rStyle w:val="CommentReference"/>
        </w:rPr>
        <w:annotationRef/>
      </w:r>
      <w:r>
        <w:t>Here, it is refresh of payment amount linked with payment means that are updated for any reason linked with the payment, not linked with the reservation</w:t>
      </w:r>
    </w:p>
  </w:comment>
  <w:comment w:id="523" w:author="BIGEX Olivier" w:date="2026-05-12T11:01:00Z" w:initials="OB">
    <w:p w14:paraId="1BE4D960" w14:textId="0966928B" w:rsidR="00484E6B" w:rsidRDefault="00484E6B" w:rsidP="00484E6B">
      <w:pPr>
        <w:pStyle w:val="CommentText"/>
      </w:pPr>
      <w:r>
        <w:rPr>
          <w:rStyle w:val="CommentReference"/>
        </w:rPr>
        <w:annotationRef/>
      </w:r>
      <w:r>
        <w:t>Not always for voucher, if the voucher is published by the operator. In that case, the retailer shall check with the distributor if the voucher is compatible with Travel basket elements, if the voucher is still valid and the amount taken by the voucher, which is subtracted from the total basket price.</w:t>
      </w:r>
      <w:r>
        <w:br/>
      </w:r>
      <w:r>
        <w:br/>
        <w:t>Would the management of operator’s voucher deserve a dedicated section ?</w:t>
      </w:r>
    </w:p>
  </w:comment>
  <w:comment w:id="524" w:author="Bourdelin, Sonia" w:date="2026-05-19T22:40:00Z" w:initials="SB">
    <w:p w14:paraId="19BCFDE7" w14:textId="77777777" w:rsidR="00394026" w:rsidRDefault="00394026" w:rsidP="00394026">
      <w:pPr>
        <w:pStyle w:val="CommentText"/>
      </w:pPr>
      <w:r>
        <w:rPr>
          <w:rStyle w:val="CommentReference"/>
        </w:rPr>
        <w:annotationRef/>
      </w:r>
      <w:r>
        <w:t>Voucher management added</w:t>
      </w:r>
    </w:p>
  </w:comment>
  <w:comment w:id="569" w:author="BIGEX Olivier" w:date="2026-05-12T11:05:00Z" w:initials="OB">
    <w:p w14:paraId="4D239977" w14:textId="0BA038BC" w:rsidR="008677C3" w:rsidRDefault="008677C3" w:rsidP="008677C3">
      <w:pPr>
        <w:pStyle w:val="CommentText"/>
      </w:pPr>
      <w:r>
        <w:rPr>
          <w:rStyle w:val="CommentReference"/>
        </w:rPr>
        <w:annotationRef/>
      </w:r>
      <w:r>
        <w:t>Not necessarily. «may send»</w:t>
      </w:r>
    </w:p>
  </w:comment>
  <w:comment w:id="570" w:author="Bourdelin, Sonia" w:date="2026-05-20T08:31:00Z" w:initials="SB">
    <w:p w14:paraId="2EBCDABD" w14:textId="77777777" w:rsidR="00053279" w:rsidRDefault="00053279" w:rsidP="00053279">
      <w:pPr>
        <w:pStyle w:val="CommentText"/>
      </w:pPr>
      <w:r>
        <w:rPr>
          <w:rStyle w:val="CommentReference"/>
        </w:rPr>
        <w:annotationRef/>
      </w:r>
      <w:r>
        <w:t>Yes corrected</w:t>
      </w:r>
    </w:p>
  </w:comment>
  <w:comment w:id="576" w:author="Vinke, Bob BGH" w:date="2026-05-06T10:52:00Z" w:initials="VB">
    <w:p w14:paraId="3780E0C5" w14:textId="79872A08" w:rsidR="00B22962" w:rsidRDefault="00CE3A5B">
      <w:pPr>
        <w:pStyle w:val="CommentText2"/>
      </w:pPr>
      <w:r>
        <w:rPr>
          <w:rStyle w:val="CommentReference2"/>
        </w:rPr>
        <w:annotationRef/>
      </w:r>
      <w:r w:rsidRPr="28B27ABB">
        <w:t>to much information to share with Distributor</w:t>
      </w:r>
    </w:p>
  </w:comment>
  <w:comment w:id="577" w:author="Bourdelin, Sonia" w:date="2026-05-20T08:33:00Z" w:initials="SB">
    <w:p w14:paraId="54ADE843" w14:textId="77777777" w:rsidR="00053279" w:rsidRDefault="00053279" w:rsidP="00053279">
      <w:pPr>
        <w:pStyle w:val="CommentText"/>
      </w:pPr>
      <w:r>
        <w:rPr>
          <w:rStyle w:val="CommentReference"/>
        </w:rPr>
        <w:annotationRef/>
      </w:r>
      <w:r>
        <w:t>Depending on the case. Sentence updated</w:t>
      </w:r>
    </w:p>
  </w:comment>
  <w:comment w:id="594" w:author="Vinke, Bob BGH" w:date="2026-05-06T10:53:00Z" w:initials="VB">
    <w:p w14:paraId="2BFA766D" w14:textId="45825EE4" w:rsidR="00B22962" w:rsidRDefault="00CE3A5B">
      <w:pPr>
        <w:pStyle w:val="CommentText2"/>
      </w:pPr>
      <w:r>
        <w:rPr>
          <w:rStyle w:val="CommentReference2"/>
        </w:rPr>
        <w:annotationRef/>
      </w:r>
      <w:r w:rsidRPr="689BB395">
        <w:t>If the payment is done within the time limit, the only result could be confirmed.. We must make sure before payment that this is always the case</w:t>
      </w:r>
    </w:p>
  </w:comment>
  <w:comment w:id="595" w:author="Bourdelin, Sonia" w:date="2026-05-20T08:31:00Z" w:initials="SB">
    <w:p w14:paraId="47C7F8C5" w14:textId="77777777" w:rsidR="00053279" w:rsidRDefault="00053279" w:rsidP="00053279">
      <w:pPr>
        <w:pStyle w:val="CommentText"/>
      </w:pPr>
      <w:r>
        <w:rPr>
          <w:rStyle w:val="CommentReference"/>
        </w:rPr>
        <w:annotationRef/>
      </w:r>
      <w:r>
        <w:t>Time limit management added in point 10</w:t>
      </w:r>
    </w:p>
  </w:comment>
  <w:comment w:id="611" w:author="Vinke, Bob BGH" w:date="2026-05-06T10:55:00Z" w:initials="VB">
    <w:p w14:paraId="4F893680" w14:textId="58327179" w:rsidR="00B22962" w:rsidRDefault="00CE3A5B">
      <w:pPr>
        <w:pStyle w:val="CommentText2"/>
      </w:pPr>
      <w:r>
        <w:rPr>
          <w:rStyle w:val="CommentReference2"/>
        </w:rPr>
        <w:annotationRef/>
      </w:r>
      <w:r w:rsidRPr="49C03A35">
        <w:t>do you have an example?</w:t>
      </w:r>
    </w:p>
  </w:comment>
  <w:comment w:id="612" w:author="Bourdelin, Sonia" w:date="2026-05-20T08:49:00Z" w:initials="SB">
    <w:p w14:paraId="061E1FF4" w14:textId="77777777" w:rsidR="001B3308" w:rsidRDefault="001B3308" w:rsidP="001B3308">
      <w:pPr>
        <w:pStyle w:val="CommentText"/>
      </w:pPr>
      <w:r>
        <w:rPr>
          <w:rStyle w:val="CommentReference"/>
        </w:rPr>
        <w:annotationRef/>
      </w:r>
      <w:r>
        <w:t>1 - when the payment UX is implemented as a white-label payment page. The Buyer remains on Retailer web site but the payment is executed on Distributor’s PSP</w:t>
      </w:r>
    </w:p>
    <w:p w14:paraId="21E861C4" w14:textId="77777777" w:rsidR="001B3308" w:rsidRDefault="001B3308" w:rsidP="001B3308">
      <w:pPr>
        <w:pStyle w:val="CommentText"/>
      </w:pPr>
      <w:r>
        <w:t>2 - Single operator shopping web site : the retailer acts as front channel and the Distributor/Operator is the merchant with PSP</w:t>
      </w:r>
    </w:p>
  </w:comment>
  <w:comment w:id="615" w:author="Vinke, Bob BGH" w:date="2026-05-06T10:54:00Z" w:initials="VB">
    <w:p w14:paraId="579B629D" w14:textId="75147889" w:rsidR="00B22962" w:rsidRDefault="00CE3A5B">
      <w:pPr>
        <w:pStyle w:val="CommentText2"/>
      </w:pPr>
      <w:r>
        <w:rPr>
          <w:rStyle w:val="CommentReference2"/>
        </w:rPr>
        <w:annotationRef/>
      </w:r>
      <w:r w:rsidRPr="6CD66D30">
        <w:t xml:space="preserve">How can this work if there are multiple distributors? </w:t>
      </w:r>
    </w:p>
  </w:comment>
  <w:comment w:id="616" w:author="BIGEX Olivier" w:date="2026-05-12T11:09:00Z" w:initials="OB">
    <w:p w14:paraId="0893B36E" w14:textId="77777777" w:rsidR="004A4449" w:rsidRDefault="00094A45" w:rsidP="004A4449">
      <w:pPr>
        <w:pStyle w:val="CommentText"/>
      </w:pPr>
      <w:r>
        <w:rPr>
          <w:rStyle w:val="CommentReference"/>
        </w:rPr>
        <w:annotationRef/>
      </w:r>
      <w:r w:rsidR="004A4449">
        <w:t>For pre-payment, the retailer splits the payment. Old school and not optimised.</w:t>
      </w:r>
      <w:r w:rsidR="004A4449">
        <w:br/>
        <w:t>A post-payment service with NFC smartcard or EMV or Fairtiq-like is rather a operator-side payment</w:t>
      </w:r>
    </w:p>
  </w:comment>
  <w:comment w:id="617" w:author="Bourdelin, Sonia" w:date="2026-05-20T09:20:00Z" w:initials="SB">
    <w:p w14:paraId="27927615" w14:textId="77777777" w:rsidR="00FA5159" w:rsidRDefault="00FA5159" w:rsidP="00FA5159">
      <w:pPr>
        <w:pStyle w:val="CommentText"/>
      </w:pPr>
      <w:r>
        <w:rPr>
          <w:rStyle w:val="CommentReference"/>
        </w:rPr>
        <w:annotationRef/>
      </w:r>
      <w:r>
        <w:t>Optional architecure solution. Added exemples to see that is not used/ no more (performance) used in multi-operator context. But widly used in monomodal operator/retailer/distribuor context when the retailer only distributes one operator offers.</w:t>
      </w:r>
    </w:p>
  </w:comment>
  <w:comment w:id="747" w:author="Bourdelin, Sonia [2]" w:date="2026-05-27T21:16:00Z" w:initials="BS">
    <w:p w14:paraId="4B87B14D" w14:textId="74FBCB55" w:rsidR="00EB3C5F" w:rsidRDefault="00EB3C5F">
      <w:pPr>
        <w:pStyle w:val="CommentText2"/>
      </w:pPr>
      <w:r>
        <w:rPr>
          <w:rStyle w:val="CommentReference2"/>
        </w:rPr>
        <w:annotationRef/>
      </w:r>
      <w:r w:rsidRPr="77353313">
        <w:t>Manage refund here as a negative payment</w:t>
      </w:r>
    </w:p>
  </w:comment>
  <w:comment w:id="781" w:author="BIGEX Olivier" w:date="2026-05-12T11:20:00Z" w:initials="OB">
    <w:p w14:paraId="6C5C4E9A" w14:textId="1934CD08" w:rsidR="0088658F" w:rsidRDefault="0088658F" w:rsidP="0088658F">
      <w:pPr>
        <w:pStyle w:val="CommentText"/>
      </w:pPr>
      <w:r>
        <w:rPr>
          <w:rStyle w:val="CommentReference"/>
        </w:rPr>
        <w:annotationRef/>
      </w:r>
      <w:r>
        <w:t>Not necessarily. It is a solution (payment of zero Euro). But another way to confirm a free CPP is simply to skip the payment step and proceed to next BUC</w:t>
      </w:r>
    </w:p>
  </w:comment>
  <w:comment w:id="782" w:author="Bourdelin, Sonia" w:date="2026-05-19T22:37:00Z" w:initials="SB">
    <w:p w14:paraId="7F7CD34D" w14:textId="77777777" w:rsidR="00394026" w:rsidRDefault="00394026" w:rsidP="00394026">
      <w:pPr>
        <w:pStyle w:val="CommentText"/>
      </w:pPr>
      <w:r>
        <w:rPr>
          <w:rStyle w:val="CommentReference"/>
        </w:rPr>
        <w:annotationRef/>
      </w:r>
      <w:r>
        <w:t xml:space="preserve">Yes. Two valid options: zero-payment confirmation flow, or skip PSP execution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755AB1" w15:done="1"/>
  <w15:commentEx w15:paraId="1C252A32" w15:paraIdParent="67755AB1" w15:done="1"/>
  <w15:commentEx w15:paraId="5FC39AD5" w15:done="0"/>
  <w15:commentEx w15:paraId="290AB58C" w15:paraIdParent="5FC39AD5" w15:done="0"/>
  <w15:commentEx w15:paraId="1333943E" w15:paraIdParent="5FC39AD5" w15:done="0"/>
  <w15:commentEx w15:paraId="530A54DF" w15:done="0"/>
  <w15:commentEx w15:paraId="6F07A59A" w15:paraIdParent="530A54DF" w15:done="0"/>
  <w15:commentEx w15:paraId="52811EEB" w15:done="0"/>
  <w15:commentEx w15:paraId="39F8628D" w15:paraIdParent="52811EEB" w15:done="0"/>
  <w15:commentEx w15:paraId="4E297E62" w15:done="0"/>
  <w15:commentEx w15:paraId="083DE7D5" w15:paraIdParent="4E297E62" w15:done="0"/>
  <w15:commentEx w15:paraId="04AB7DDA" w15:done="0"/>
  <w15:commentEx w15:paraId="12DFA4D3" w15:paraIdParent="04AB7DDA" w15:done="0"/>
  <w15:commentEx w15:paraId="4E408CCA" w15:done="0"/>
  <w15:commentEx w15:paraId="58B5398C" w15:done="0"/>
  <w15:commentEx w15:paraId="20323A01" w15:paraIdParent="58B5398C" w15:done="0"/>
  <w15:commentEx w15:paraId="477C65C8" w15:done="0"/>
  <w15:commentEx w15:paraId="4F7B4A09" w15:paraIdParent="477C65C8" w15:done="0"/>
  <w15:commentEx w15:paraId="6C179081" w15:done="0"/>
  <w15:commentEx w15:paraId="12E3DD33" w15:paraIdParent="6C179081" w15:done="0"/>
  <w15:commentEx w15:paraId="695980AF" w15:done="0"/>
  <w15:commentEx w15:paraId="64ED3DC4" w15:paraIdParent="695980AF" w15:done="0"/>
  <w15:commentEx w15:paraId="709C5C64" w15:done="0"/>
  <w15:commentEx w15:paraId="50729A70" w15:paraIdParent="709C5C64" w15:done="0"/>
  <w15:commentEx w15:paraId="33599C7A" w15:done="0"/>
  <w15:commentEx w15:paraId="60DECFC6" w15:paraIdParent="33599C7A" w15:done="0"/>
  <w15:commentEx w15:paraId="1BE4D960" w15:done="0"/>
  <w15:commentEx w15:paraId="19BCFDE7" w15:paraIdParent="1BE4D960" w15:done="0"/>
  <w15:commentEx w15:paraId="4D239977" w15:done="0"/>
  <w15:commentEx w15:paraId="2EBCDABD" w15:paraIdParent="4D239977" w15:done="0"/>
  <w15:commentEx w15:paraId="3780E0C5" w15:done="0"/>
  <w15:commentEx w15:paraId="54ADE843" w15:paraIdParent="3780E0C5" w15:done="0"/>
  <w15:commentEx w15:paraId="2BFA766D" w15:done="0"/>
  <w15:commentEx w15:paraId="47C7F8C5" w15:paraIdParent="2BFA766D" w15:done="0"/>
  <w15:commentEx w15:paraId="4F893680" w15:done="0"/>
  <w15:commentEx w15:paraId="21E861C4" w15:paraIdParent="4F893680" w15:done="0"/>
  <w15:commentEx w15:paraId="579B629D" w15:done="0"/>
  <w15:commentEx w15:paraId="0893B36E" w15:paraIdParent="579B629D" w15:done="0"/>
  <w15:commentEx w15:paraId="27927615" w15:paraIdParent="579B629D" w15:done="0"/>
  <w15:commentEx w15:paraId="4B87B14D" w15:done="0"/>
  <w15:commentEx w15:paraId="6C5C4E9A" w15:done="0"/>
  <w15:commentEx w15:paraId="7F7CD34D" w15:paraIdParent="6C5C4E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560E4" w16cex:dateUtc="2026-05-05T12:01:00Z">
    <w16cex:extLst>
      <w16:ext w16:uri="{CE6994B0-6A32-4C9F-8C6B-6E91EDA988CE}">
        <cr:reactions xmlns:cr="http://schemas.microsoft.com/office/comments/2020/reactions">
          <cr:reaction reactionType="1">
            <cr:reactionInfo dateUtc="2026-05-12T13:15:10Z">
              <cr:user userId="S::olivier_bigex@connect-tech.sncf::fdb78988-009f-48c5-abd0-08c5e8936442" userProvider="AD" userName="BIGEX Olivier"/>
            </cr:reactionInfo>
          </cr:reaction>
        </cr:reactions>
      </w16:ext>
    </w16cex:extLst>
  </w16cex:commentExtensible>
  <w16cex:commentExtensible w16cex:durableId="6F1A7D42" w16cex:dateUtc="2026-05-11T14:00:00Z"/>
  <w16cex:commentExtensible w16cex:durableId="26F22E6F" w16cex:dateUtc="2026-05-12T07:44:00Z"/>
  <w16cex:commentExtensible w16cex:durableId="52BE30D5" w16cex:dateUtc="2026-05-12T07:52:00Z"/>
  <w16cex:commentExtensible w16cex:durableId="618C3B66" w16cex:dateUtc="2026-05-19T14:03:00Z"/>
  <w16cex:commentExtensible w16cex:durableId="7E8B98E1" w16cex:dateUtc="2026-05-12T07:55:00Z"/>
  <w16cex:commentExtensible w16cex:durableId="566449EF" w16cex:dateUtc="2026-05-19T14:21:00Z"/>
  <w16cex:commentExtensible w16cex:durableId="24521DE6" w16cex:dateUtc="2026-05-12T07:58:00Z"/>
  <w16cex:commentExtensible w16cex:durableId="05645E45" w16cex:dateUtc="2026-05-20T07:16:00Z"/>
  <w16cex:commentExtensible w16cex:durableId="37B5FA02" w16cex:dateUtc="2026-05-12T08:02:00Z"/>
  <w16cex:commentExtensible w16cex:durableId="78D67055" w16cex:dateUtc="2026-05-20T07:13:00Z"/>
  <w16cex:commentExtensible w16cex:durableId="3852A00E" w16cex:dateUtc="2026-05-12T08:08:00Z"/>
  <w16cex:commentExtensible w16cex:durableId="441B1E72" w16cex:dateUtc="2026-05-20T07:10:00Z"/>
  <w16cex:commentExtensible w16cex:durableId="35FDBC4F" w16cex:dateUtc="2026-05-29T11:57:00Z"/>
  <w16cex:commentExtensible w16cex:durableId="058CC7A8" w16cex:dateUtc="2026-05-12T08:41:00Z"/>
  <w16cex:commentExtensible w16cex:durableId="4BCE73F4" w16cex:dateUtc="2026-05-20T07:06:00Z"/>
  <w16cex:commentExtensible w16cex:durableId="74AECB78" w16cex:dateUtc="2026-05-06T08:43:00Z"/>
  <w16cex:commentExtensible w16cex:durableId="67B3622A" w16cex:dateUtc="2026-05-19T19:27:00Z"/>
  <w16cex:commentExtensible w16cex:durableId="753CC974" w16cex:dateUtc="2026-05-12T08:29:00Z"/>
  <w16cex:commentExtensible w16cex:durableId="3EE506D0" w16cex:dateUtc="2026-05-20T06:56:00Z"/>
  <w16cex:commentExtensible w16cex:durableId="36983D31" w16cex:dateUtc="2026-05-06T08:42:00Z"/>
  <w16cex:commentExtensible w16cex:durableId="35133DE6" w16cex:dateUtc="2026-05-10T16:56:00Z"/>
  <w16cex:commentExtensible w16cex:durableId="57BB844C" w16cex:dateUtc="2026-05-12T08:55:00Z"/>
  <w16cex:commentExtensible w16cex:durableId="039F212B" w16cex:dateUtc="2026-05-19T19:44:00Z"/>
  <w16cex:commentExtensible w16cex:durableId="1F544030" w16cex:dateUtc="2026-05-06T08:50:00Z">
    <w16cex:extLst>
      <w16:ext w16:uri="{CE6994B0-6A32-4C9F-8C6B-6E91EDA988CE}">
        <cr:reactions xmlns:cr="http://schemas.microsoft.com/office/comments/2020/reactions">
          <cr:reaction reactionType="1">
            <cr:reactionInfo dateUtc="2026-05-12T08:55:42Z">
              <cr:user userId="S::olivier_bigex@connect-tech.sncf::fdb78988-009f-48c5-abd0-08c5e8936442" userProvider="AD" userName="BIGEX Olivier"/>
            </cr:reactionInfo>
          </cr:reaction>
        </cr:reactions>
      </w16:ext>
    </w16cex:extLst>
  </w16cex:commentExtensible>
  <w16cex:commentExtensible w16cex:durableId="30CE37C2" w16cex:dateUtc="2026-05-19T19:49:00Z"/>
  <w16cex:commentExtensible w16cex:durableId="21E5FE4F" w16cex:dateUtc="2026-05-12T09:01:00Z"/>
  <w16cex:commentExtensible w16cex:durableId="127018DF" w16cex:dateUtc="2026-05-19T20:40:00Z"/>
  <w16cex:commentExtensible w16cex:durableId="20AD7ADB" w16cex:dateUtc="2026-05-12T09:05:00Z"/>
  <w16cex:commentExtensible w16cex:durableId="6893E551" w16cex:dateUtc="2026-05-20T06:31:00Z"/>
  <w16cex:commentExtensible w16cex:durableId="718E0402" w16cex:dateUtc="2026-05-06T08:52:00Z"/>
  <w16cex:commentExtensible w16cex:durableId="42441D4E" w16cex:dateUtc="2026-05-20T06:33:00Z"/>
  <w16cex:commentExtensible w16cex:durableId="18EBF023" w16cex:dateUtc="2026-05-06T08:53:00Z">
    <w16cex:extLst>
      <w16:ext w16:uri="{CE6994B0-6A32-4C9F-8C6B-6E91EDA988CE}">
        <cr:reactions xmlns:cr="http://schemas.microsoft.com/office/comments/2020/reactions">
          <cr:reaction reactionType="1">
            <cr:reactionInfo dateUtc="2026-05-12T09:05:25Z">
              <cr:user userId="S::olivier_bigex@connect-tech.sncf::fdb78988-009f-48c5-abd0-08c5e8936442" userProvider="AD" userName="BIGEX Olivier"/>
            </cr:reactionInfo>
          </cr:reaction>
        </cr:reactions>
      </w16:ext>
    </w16cex:extLst>
  </w16cex:commentExtensible>
  <w16cex:commentExtensible w16cex:durableId="14729A32" w16cex:dateUtc="2026-05-20T06:31:00Z"/>
  <w16cex:commentExtensible w16cex:durableId="6C063841" w16cex:dateUtc="2026-05-06T08:55:00Z"/>
  <w16cex:commentExtensible w16cex:durableId="383B851A" w16cex:dateUtc="2026-05-20T06:49:00Z"/>
  <w16cex:commentExtensible w16cex:durableId="02B59EC5" w16cex:dateUtc="2026-05-06T08:54:00Z"/>
  <w16cex:commentExtensible w16cex:durableId="5B962FCB" w16cex:dateUtc="2026-05-12T09:09:00Z"/>
  <w16cex:commentExtensible w16cex:durableId="6C741634" w16cex:dateUtc="2026-05-20T07:20:00Z"/>
  <w16cex:commentExtensible w16cex:durableId="5F0898A9" w16cex:dateUtc="2026-05-27T19:16:00Z"/>
  <w16cex:commentExtensible w16cex:durableId="03B9571E" w16cex:dateUtc="2026-05-12T09:20:00Z"/>
  <w16cex:commentExtensible w16cex:durableId="573270E3" w16cex:dateUtc="2026-05-19T2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755AB1" w16cid:durableId="69D560E4"/>
  <w16cid:commentId w16cid:paraId="1C252A32" w16cid:durableId="6F1A7D42"/>
  <w16cid:commentId w16cid:paraId="5FC39AD5" w16cid:durableId="26F22E6F"/>
  <w16cid:commentId w16cid:paraId="290AB58C" w16cid:durableId="52BE30D5"/>
  <w16cid:commentId w16cid:paraId="1333943E" w16cid:durableId="618C3B66"/>
  <w16cid:commentId w16cid:paraId="530A54DF" w16cid:durableId="7E8B98E1"/>
  <w16cid:commentId w16cid:paraId="6F07A59A" w16cid:durableId="566449EF"/>
  <w16cid:commentId w16cid:paraId="52811EEB" w16cid:durableId="24521DE6"/>
  <w16cid:commentId w16cid:paraId="39F8628D" w16cid:durableId="05645E45"/>
  <w16cid:commentId w16cid:paraId="4E297E62" w16cid:durableId="37B5FA02"/>
  <w16cid:commentId w16cid:paraId="083DE7D5" w16cid:durableId="78D67055"/>
  <w16cid:commentId w16cid:paraId="04AB7DDA" w16cid:durableId="3852A00E"/>
  <w16cid:commentId w16cid:paraId="12DFA4D3" w16cid:durableId="441B1E72"/>
  <w16cid:commentId w16cid:paraId="4E408CCA" w16cid:durableId="35FDBC4F"/>
  <w16cid:commentId w16cid:paraId="58B5398C" w16cid:durableId="058CC7A8"/>
  <w16cid:commentId w16cid:paraId="20323A01" w16cid:durableId="4BCE73F4"/>
  <w16cid:commentId w16cid:paraId="477C65C8" w16cid:durableId="74AECB78"/>
  <w16cid:commentId w16cid:paraId="4F7B4A09" w16cid:durableId="67B3622A"/>
  <w16cid:commentId w16cid:paraId="6C179081" w16cid:durableId="753CC974"/>
  <w16cid:commentId w16cid:paraId="12E3DD33" w16cid:durableId="3EE506D0"/>
  <w16cid:commentId w16cid:paraId="695980AF" w16cid:durableId="36983D31"/>
  <w16cid:commentId w16cid:paraId="64ED3DC4" w16cid:durableId="35133DE6"/>
  <w16cid:commentId w16cid:paraId="709C5C64" w16cid:durableId="57BB844C"/>
  <w16cid:commentId w16cid:paraId="50729A70" w16cid:durableId="039F212B"/>
  <w16cid:commentId w16cid:paraId="33599C7A" w16cid:durableId="1F544030"/>
  <w16cid:commentId w16cid:paraId="60DECFC6" w16cid:durableId="30CE37C2"/>
  <w16cid:commentId w16cid:paraId="1BE4D960" w16cid:durableId="21E5FE4F"/>
  <w16cid:commentId w16cid:paraId="19BCFDE7" w16cid:durableId="127018DF"/>
  <w16cid:commentId w16cid:paraId="4D239977" w16cid:durableId="20AD7ADB"/>
  <w16cid:commentId w16cid:paraId="2EBCDABD" w16cid:durableId="6893E551"/>
  <w16cid:commentId w16cid:paraId="3780E0C5" w16cid:durableId="718E0402"/>
  <w16cid:commentId w16cid:paraId="54ADE843" w16cid:durableId="42441D4E"/>
  <w16cid:commentId w16cid:paraId="2BFA766D" w16cid:durableId="18EBF023"/>
  <w16cid:commentId w16cid:paraId="47C7F8C5" w16cid:durableId="14729A32"/>
  <w16cid:commentId w16cid:paraId="4F893680" w16cid:durableId="6C063841"/>
  <w16cid:commentId w16cid:paraId="21E861C4" w16cid:durableId="383B851A"/>
  <w16cid:commentId w16cid:paraId="579B629D" w16cid:durableId="02B59EC5"/>
  <w16cid:commentId w16cid:paraId="0893B36E" w16cid:durableId="5B962FCB"/>
  <w16cid:commentId w16cid:paraId="27927615" w16cid:durableId="6C741634"/>
  <w16cid:commentId w16cid:paraId="4B87B14D" w16cid:durableId="5F0898A9"/>
  <w16cid:commentId w16cid:paraId="6C5C4E9A" w16cid:durableId="03B9571E"/>
  <w16cid:commentId w16cid:paraId="7F7CD34D" w16cid:durableId="573270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405D" w14:textId="77777777" w:rsidR="00E74897" w:rsidRDefault="00E74897" w:rsidP="00D16477">
      <w:r>
        <w:separator/>
      </w:r>
    </w:p>
  </w:endnote>
  <w:endnote w:type="continuationSeparator" w:id="0">
    <w:p w14:paraId="1F615248" w14:textId="77777777" w:rsidR="00E74897" w:rsidRDefault="00E74897" w:rsidP="00D16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5F79" w14:textId="77777777" w:rsidR="00E74897" w:rsidRDefault="00E74897" w:rsidP="00D16477">
      <w:r>
        <w:separator/>
      </w:r>
    </w:p>
  </w:footnote>
  <w:footnote w:type="continuationSeparator" w:id="0">
    <w:p w14:paraId="72959EBF" w14:textId="77777777" w:rsidR="00E74897" w:rsidRDefault="00E74897" w:rsidP="00D16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733A" w14:textId="7C4933DF" w:rsidR="00D16477" w:rsidRDefault="00D16477">
    <w:pPr>
      <w:pStyle w:val="Header"/>
    </w:pPr>
    <w:ins w:id="797" w:author="Bourdelin, Sonia" w:date="2026-05-19T14:54:00Z" w16du:dateUtc="2026-05-19T12:54:00Z">
      <w:r>
        <w:rPr>
          <w:noProof/>
        </w:rPr>
        <mc:AlternateContent>
          <mc:Choice Requires="wps">
            <w:drawing>
              <wp:anchor distT="0" distB="0" distL="0" distR="0" simplePos="0" relativeHeight="251658240" behindDoc="0" locked="0" layoutInCell="1" allowOverlap="1" wp14:anchorId="1F57FA15" wp14:editId="72C7847A">
                <wp:simplePos x="0" y="0"/>
                <wp:positionH relativeFrom="page">
                  <wp:posOffset>5996940</wp:posOffset>
                </wp:positionH>
                <wp:positionV relativeFrom="page">
                  <wp:posOffset>212725</wp:posOffset>
                </wp:positionV>
                <wp:extent cx="1273810" cy="376555"/>
                <wp:effectExtent l="0" t="0" r="0" b="4445"/>
                <wp:wrapNone/>
                <wp:docPr id="1843435618" name="Text Box 3" descr="CONFIDENTIAL">
                  <a:extLst xmlns:a="http://schemas.openxmlformats.org/drawingml/2006/main">
                    <a:ext uri="{FF2B5EF4-FFF2-40B4-BE49-F238E27FC236}">
                      <a16:creationId xmlns:a16="http://schemas.microsoft.com/office/drawing/2014/main" id="{28F4ED4C-6A7E-4A52-A55B-587AAD10F40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376555"/>
                        </a:xfrm>
                        <a:prstGeom prst="rect">
                          <a:avLst/>
                        </a:prstGeom>
                        <a:noFill/>
                        <a:ln>
                          <a:noFill/>
                        </a:ln>
                      </wps:spPr>
                      <wps:txbx>
                        <w:txbxContent>
                          <w:p w14:paraId="46E6AC7F" w14:textId="77777777" w:rsidR="00D16477" w:rsidRPr="00636293" w:rsidRDefault="00D16477" w:rsidP="00D16477">
                            <w:pPr>
                              <w:rPr>
                                <w:rFonts w:ascii="Aptos" w:eastAsia="Aptos" w:hAnsi="Aptos" w:cs="Aptos"/>
                                <w:noProof/>
                                <w:color w:val="FF8C00"/>
                              </w:rPr>
                            </w:pPr>
                            <w:r w:rsidRPr="00636293">
                              <w:rPr>
                                <w:rFonts w:ascii="Aptos" w:eastAsia="Aptos" w:hAnsi="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clsh="http://schemas.microsoft.com/office/drawing/2020/classificationShape" xmlns:a16="http://schemas.microsoft.com/office/drawing/2014/main" xmlns:a="http://schemas.openxmlformats.org/drawingml/2006/main">
            <w:pict w14:anchorId="0199D67F">
              <v:shapetype id="_x0000_t202" coordsize="21600,21600" o:spt="202" path="m,l,21600r21600,l21600,xe" w14:anchorId="1F57FA15">
                <v:stroke joinstyle="miter"/>
                <v:path gradientshapeok="t" o:connecttype="rect"/>
              </v:shapetype>
              <v:shape id="Text Box 3" style="position:absolute;margin-left:472.2pt;margin-top:16.75pt;width:100.3pt;height:29.65pt;z-index:2516592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">
                <v:textbox style="mso-fit-shape-to-text:t" inset="0,15pt,20pt,0">
                  <w:txbxContent>
                    <w:p w:rsidRPr="00636293" w:rsidR="00D16477" w:rsidP="00D16477" w:rsidRDefault="00D16477" w14:paraId="4C5238D9" w14:textId="77777777">
                      <w:pPr>
                        <w:rPr>
                          <w:rFonts w:ascii="Aptos" w:hAnsi="Aptos" w:eastAsia="Aptos" w:cs="Aptos"/>
                          <w:noProof/>
                          <w:color w:val="FF8C00"/>
                        </w:rPr>
                      </w:pPr>
                      <w:r w:rsidRPr="00636293">
                        <w:rPr>
                          <w:rFonts w:ascii="Aptos" w:hAnsi="Aptos" w:eastAsia="Aptos" w:cs="Aptos"/>
                          <w:noProof/>
                          <w:color w:val="FF8C00"/>
                        </w:rPr>
                        <w:t>CONFIDENTIAL</w:t>
                      </w:r>
                    </w:p>
                  </w:txbxContent>
                </v:textbox>
                <w10:wrap anchorx="page" anchory="page"/>
              </v:shape>
            </w:pict>
          </mc:Fallback>
        </mc:AlternateConten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63BF"/>
    <w:multiLevelType w:val="hybridMultilevel"/>
    <w:tmpl w:val="775A55C6"/>
    <w:lvl w:ilvl="0" w:tplc="042A388E">
      <w:start w:val="1"/>
      <w:numFmt w:val="bullet"/>
      <w:suff w:val="space"/>
      <w:lvlText w:val="●"/>
      <w:lvlJc w:val="left"/>
      <w:pPr>
        <w:ind w:left="240" w:hanging="180"/>
      </w:pPr>
    </w:lvl>
    <w:lvl w:ilvl="1" w:tplc="2A541BE6">
      <w:start w:val="1"/>
      <w:numFmt w:val="bullet"/>
      <w:suff w:val="space"/>
      <w:lvlText w:val="○"/>
      <w:lvlJc w:val="left"/>
      <w:pPr>
        <w:ind w:left="660" w:hanging="180"/>
      </w:pPr>
    </w:lvl>
    <w:lvl w:ilvl="2" w:tplc="972CF1E8">
      <w:start w:val="1"/>
      <w:numFmt w:val="bullet"/>
      <w:suff w:val="space"/>
      <w:lvlText w:val="■"/>
      <w:lvlJc w:val="left"/>
      <w:pPr>
        <w:ind w:left="1080" w:hanging="180"/>
      </w:pPr>
    </w:lvl>
    <w:lvl w:ilvl="3" w:tplc="E32CB210">
      <w:start w:val="1"/>
      <w:numFmt w:val="bullet"/>
      <w:suff w:val="space"/>
      <w:lvlText w:val="●"/>
      <w:lvlJc w:val="left"/>
      <w:pPr>
        <w:ind w:left="1500" w:hanging="180"/>
      </w:pPr>
    </w:lvl>
    <w:lvl w:ilvl="4" w:tplc="B4964B6E">
      <w:start w:val="1"/>
      <w:numFmt w:val="bullet"/>
      <w:suff w:val="space"/>
      <w:lvlText w:val="○"/>
      <w:lvlJc w:val="left"/>
      <w:pPr>
        <w:ind w:left="1920" w:hanging="180"/>
      </w:pPr>
    </w:lvl>
    <w:lvl w:ilvl="5" w:tplc="386033E8">
      <w:start w:val="1"/>
      <w:numFmt w:val="bullet"/>
      <w:suff w:val="space"/>
      <w:lvlText w:val="■"/>
      <w:lvlJc w:val="left"/>
      <w:pPr>
        <w:ind w:left="2340" w:hanging="180"/>
      </w:pPr>
    </w:lvl>
    <w:lvl w:ilvl="6" w:tplc="CBF06F60">
      <w:start w:val="1"/>
      <w:numFmt w:val="bullet"/>
      <w:suff w:val="space"/>
      <w:lvlText w:val="●"/>
      <w:lvlJc w:val="left"/>
      <w:pPr>
        <w:ind w:left="2760" w:hanging="180"/>
      </w:pPr>
    </w:lvl>
    <w:lvl w:ilvl="7" w:tplc="37FAD252">
      <w:start w:val="1"/>
      <w:numFmt w:val="bullet"/>
      <w:suff w:val="space"/>
      <w:lvlText w:val="○"/>
      <w:lvlJc w:val="left"/>
      <w:pPr>
        <w:ind w:left="3180" w:hanging="180"/>
      </w:pPr>
    </w:lvl>
    <w:lvl w:ilvl="8" w:tplc="3754181E">
      <w:start w:val="1"/>
      <w:numFmt w:val="bullet"/>
      <w:suff w:val="space"/>
      <w:lvlText w:val="■"/>
      <w:lvlJc w:val="left"/>
      <w:pPr>
        <w:ind w:left="3600" w:hanging="180"/>
      </w:pPr>
    </w:lvl>
  </w:abstractNum>
  <w:abstractNum w:abstractNumId="1" w15:restartNumberingAfterBreak="0">
    <w:nsid w:val="03A45731"/>
    <w:multiLevelType w:val="hybridMultilevel"/>
    <w:tmpl w:val="EE0E359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967C44"/>
    <w:multiLevelType w:val="hybridMultilevel"/>
    <w:tmpl w:val="2E4C5F58"/>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BF36C7"/>
    <w:multiLevelType w:val="hybridMultilevel"/>
    <w:tmpl w:val="21ECC8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BFC2358"/>
    <w:multiLevelType w:val="hybridMultilevel"/>
    <w:tmpl w:val="7416FD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DCE05C5"/>
    <w:multiLevelType w:val="hybridMultilevel"/>
    <w:tmpl w:val="22BE3E44"/>
    <w:lvl w:ilvl="0" w:tplc="AA865AB4">
      <w:start w:val="1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0C1629"/>
    <w:multiLevelType w:val="hybridMultilevel"/>
    <w:tmpl w:val="9A36925E"/>
    <w:lvl w:ilvl="0" w:tplc="AFAE2304">
      <w:start w:val="1"/>
      <w:numFmt w:val="bullet"/>
      <w:lvlText w:val=""/>
      <w:lvlJc w:val="left"/>
      <w:pPr>
        <w:ind w:left="720" w:hanging="360"/>
      </w:pPr>
      <w:rPr>
        <w:rFonts w:ascii="Symbol" w:hAnsi="Symbol"/>
      </w:rPr>
    </w:lvl>
    <w:lvl w:ilvl="1" w:tplc="9DDEE03E">
      <w:start w:val="1"/>
      <w:numFmt w:val="bullet"/>
      <w:lvlText w:val=""/>
      <w:lvlJc w:val="left"/>
      <w:pPr>
        <w:ind w:left="720" w:hanging="360"/>
      </w:pPr>
      <w:rPr>
        <w:rFonts w:ascii="Symbol" w:hAnsi="Symbol"/>
      </w:rPr>
    </w:lvl>
    <w:lvl w:ilvl="2" w:tplc="60226CAA">
      <w:start w:val="1"/>
      <w:numFmt w:val="bullet"/>
      <w:lvlText w:val=""/>
      <w:lvlJc w:val="left"/>
      <w:pPr>
        <w:ind w:left="720" w:hanging="360"/>
      </w:pPr>
      <w:rPr>
        <w:rFonts w:ascii="Symbol" w:hAnsi="Symbol"/>
      </w:rPr>
    </w:lvl>
    <w:lvl w:ilvl="3" w:tplc="11C4E1B4">
      <w:start w:val="1"/>
      <w:numFmt w:val="bullet"/>
      <w:lvlText w:val=""/>
      <w:lvlJc w:val="left"/>
      <w:pPr>
        <w:ind w:left="720" w:hanging="360"/>
      </w:pPr>
      <w:rPr>
        <w:rFonts w:ascii="Symbol" w:hAnsi="Symbol"/>
      </w:rPr>
    </w:lvl>
    <w:lvl w:ilvl="4" w:tplc="72E8C92C">
      <w:start w:val="1"/>
      <w:numFmt w:val="bullet"/>
      <w:lvlText w:val=""/>
      <w:lvlJc w:val="left"/>
      <w:pPr>
        <w:ind w:left="720" w:hanging="360"/>
      </w:pPr>
      <w:rPr>
        <w:rFonts w:ascii="Symbol" w:hAnsi="Symbol"/>
      </w:rPr>
    </w:lvl>
    <w:lvl w:ilvl="5" w:tplc="572A488E">
      <w:start w:val="1"/>
      <w:numFmt w:val="bullet"/>
      <w:lvlText w:val=""/>
      <w:lvlJc w:val="left"/>
      <w:pPr>
        <w:ind w:left="720" w:hanging="360"/>
      </w:pPr>
      <w:rPr>
        <w:rFonts w:ascii="Symbol" w:hAnsi="Symbol"/>
      </w:rPr>
    </w:lvl>
    <w:lvl w:ilvl="6" w:tplc="D12ADC00">
      <w:start w:val="1"/>
      <w:numFmt w:val="bullet"/>
      <w:lvlText w:val=""/>
      <w:lvlJc w:val="left"/>
      <w:pPr>
        <w:ind w:left="720" w:hanging="360"/>
      </w:pPr>
      <w:rPr>
        <w:rFonts w:ascii="Symbol" w:hAnsi="Symbol"/>
      </w:rPr>
    </w:lvl>
    <w:lvl w:ilvl="7" w:tplc="8A3CAE46">
      <w:start w:val="1"/>
      <w:numFmt w:val="bullet"/>
      <w:lvlText w:val=""/>
      <w:lvlJc w:val="left"/>
      <w:pPr>
        <w:ind w:left="720" w:hanging="360"/>
      </w:pPr>
      <w:rPr>
        <w:rFonts w:ascii="Symbol" w:hAnsi="Symbol"/>
      </w:rPr>
    </w:lvl>
    <w:lvl w:ilvl="8" w:tplc="33162F62">
      <w:start w:val="1"/>
      <w:numFmt w:val="bullet"/>
      <w:lvlText w:val=""/>
      <w:lvlJc w:val="left"/>
      <w:pPr>
        <w:ind w:left="720" w:hanging="360"/>
      </w:pPr>
      <w:rPr>
        <w:rFonts w:ascii="Symbol" w:hAnsi="Symbol"/>
      </w:rPr>
    </w:lvl>
  </w:abstractNum>
  <w:abstractNum w:abstractNumId="7" w15:restartNumberingAfterBreak="0">
    <w:nsid w:val="388A53F3"/>
    <w:multiLevelType w:val="hybridMultilevel"/>
    <w:tmpl w:val="455EA81A"/>
    <w:lvl w:ilvl="0" w:tplc="328A22E0">
      <w:start w:val="15"/>
      <w:numFmt w:val="bullet"/>
      <w:lvlText w:val="-"/>
      <w:lvlJc w:val="left"/>
      <w:pPr>
        <w:ind w:left="720" w:firstLine="0"/>
      </w:pPr>
      <w:rPr>
        <w:rFonts w:ascii="Times New Roman" w:eastAsia="Times New Roman" w:hAnsi="Times New Roman"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B96293D"/>
    <w:multiLevelType w:val="hybridMultilevel"/>
    <w:tmpl w:val="BBDA1F6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E41AAB"/>
    <w:multiLevelType w:val="hybridMultilevel"/>
    <w:tmpl w:val="981AA964"/>
    <w:lvl w:ilvl="0" w:tplc="DF707EF0">
      <w:start w:val="1"/>
      <w:numFmt w:val="bullet"/>
      <w:lvlText w:val=""/>
      <w:lvlJc w:val="left"/>
      <w:pPr>
        <w:ind w:left="720" w:hanging="360"/>
      </w:pPr>
      <w:rPr>
        <w:rFonts w:ascii="Symbol" w:hAnsi="Symbol"/>
      </w:rPr>
    </w:lvl>
    <w:lvl w:ilvl="1" w:tplc="56EAE72C">
      <w:start w:val="1"/>
      <w:numFmt w:val="bullet"/>
      <w:lvlText w:val=""/>
      <w:lvlJc w:val="left"/>
      <w:pPr>
        <w:ind w:left="720" w:hanging="360"/>
      </w:pPr>
      <w:rPr>
        <w:rFonts w:ascii="Symbol" w:hAnsi="Symbol"/>
      </w:rPr>
    </w:lvl>
    <w:lvl w:ilvl="2" w:tplc="06ECD85C">
      <w:start w:val="1"/>
      <w:numFmt w:val="bullet"/>
      <w:lvlText w:val=""/>
      <w:lvlJc w:val="left"/>
      <w:pPr>
        <w:ind w:left="720" w:hanging="360"/>
      </w:pPr>
      <w:rPr>
        <w:rFonts w:ascii="Symbol" w:hAnsi="Symbol"/>
      </w:rPr>
    </w:lvl>
    <w:lvl w:ilvl="3" w:tplc="D892E638">
      <w:start w:val="1"/>
      <w:numFmt w:val="bullet"/>
      <w:lvlText w:val=""/>
      <w:lvlJc w:val="left"/>
      <w:pPr>
        <w:ind w:left="720" w:hanging="360"/>
      </w:pPr>
      <w:rPr>
        <w:rFonts w:ascii="Symbol" w:hAnsi="Symbol"/>
      </w:rPr>
    </w:lvl>
    <w:lvl w:ilvl="4" w:tplc="AC04A858">
      <w:start w:val="1"/>
      <w:numFmt w:val="bullet"/>
      <w:lvlText w:val=""/>
      <w:lvlJc w:val="left"/>
      <w:pPr>
        <w:ind w:left="720" w:hanging="360"/>
      </w:pPr>
      <w:rPr>
        <w:rFonts w:ascii="Symbol" w:hAnsi="Symbol"/>
      </w:rPr>
    </w:lvl>
    <w:lvl w:ilvl="5" w:tplc="BDBED88E">
      <w:start w:val="1"/>
      <w:numFmt w:val="bullet"/>
      <w:lvlText w:val=""/>
      <w:lvlJc w:val="left"/>
      <w:pPr>
        <w:ind w:left="720" w:hanging="360"/>
      </w:pPr>
      <w:rPr>
        <w:rFonts w:ascii="Symbol" w:hAnsi="Symbol"/>
      </w:rPr>
    </w:lvl>
    <w:lvl w:ilvl="6" w:tplc="4DCAD3E8">
      <w:start w:val="1"/>
      <w:numFmt w:val="bullet"/>
      <w:lvlText w:val=""/>
      <w:lvlJc w:val="left"/>
      <w:pPr>
        <w:ind w:left="720" w:hanging="360"/>
      </w:pPr>
      <w:rPr>
        <w:rFonts w:ascii="Symbol" w:hAnsi="Symbol"/>
      </w:rPr>
    </w:lvl>
    <w:lvl w:ilvl="7" w:tplc="04822B2C">
      <w:start w:val="1"/>
      <w:numFmt w:val="bullet"/>
      <w:lvlText w:val=""/>
      <w:lvlJc w:val="left"/>
      <w:pPr>
        <w:ind w:left="720" w:hanging="360"/>
      </w:pPr>
      <w:rPr>
        <w:rFonts w:ascii="Symbol" w:hAnsi="Symbol"/>
      </w:rPr>
    </w:lvl>
    <w:lvl w:ilvl="8" w:tplc="A1140A7E">
      <w:start w:val="1"/>
      <w:numFmt w:val="bullet"/>
      <w:lvlText w:val=""/>
      <w:lvlJc w:val="left"/>
      <w:pPr>
        <w:ind w:left="720" w:hanging="360"/>
      </w:pPr>
      <w:rPr>
        <w:rFonts w:ascii="Symbol" w:hAnsi="Symbol"/>
      </w:rPr>
    </w:lvl>
  </w:abstractNum>
  <w:abstractNum w:abstractNumId="10" w15:restartNumberingAfterBreak="0">
    <w:nsid w:val="646E0EDE"/>
    <w:multiLevelType w:val="hybridMultilevel"/>
    <w:tmpl w:val="A24246B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881FB1B"/>
    <w:multiLevelType w:val="hybridMultilevel"/>
    <w:tmpl w:val="51FE131A"/>
    <w:lvl w:ilvl="0" w:tplc="1F520D4C">
      <w:start w:val="1"/>
      <w:numFmt w:val="bullet"/>
      <w:lvlText w:val="●"/>
      <w:lvlJc w:val="left"/>
      <w:pPr>
        <w:ind w:left="720" w:hanging="360"/>
      </w:pPr>
    </w:lvl>
    <w:lvl w:ilvl="1" w:tplc="93C8ED90">
      <w:start w:val="1"/>
      <w:numFmt w:val="bullet"/>
      <w:lvlText w:val="○"/>
      <w:lvlJc w:val="left"/>
      <w:pPr>
        <w:ind w:left="1440" w:hanging="360"/>
      </w:pPr>
    </w:lvl>
    <w:lvl w:ilvl="2" w:tplc="48E03BBC">
      <w:start w:val="1"/>
      <w:numFmt w:val="bullet"/>
      <w:lvlText w:val="■"/>
      <w:lvlJc w:val="left"/>
      <w:pPr>
        <w:ind w:left="2160" w:hanging="360"/>
      </w:pPr>
    </w:lvl>
    <w:lvl w:ilvl="3" w:tplc="02FE3E46">
      <w:start w:val="1"/>
      <w:numFmt w:val="bullet"/>
      <w:lvlText w:val="●"/>
      <w:lvlJc w:val="left"/>
      <w:pPr>
        <w:ind w:left="2880" w:hanging="360"/>
      </w:pPr>
    </w:lvl>
    <w:lvl w:ilvl="4" w:tplc="847C27EE">
      <w:start w:val="1"/>
      <w:numFmt w:val="bullet"/>
      <w:lvlText w:val="○"/>
      <w:lvlJc w:val="left"/>
      <w:pPr>
        <w:ind w:left="3600" w:hanging="360"/>
      </w:pPr>
    </w:lvl>
    <w:lvl w:ilvl="5" w:tplc="1CF2DE6A">
      <w:start w:val="1"/>
      <w:numFmt w:val="bullet"/>
      <w:lvlText w:val="■"/>
      <w:lvlJc w:val="left"/>
      <w:pPr>
        <w:ind w:left="4320" w:hanging="360"/>
      </w:pPr>
    </w:lvl>
    <w:lvl w:ilvl="6" w:tplc="2870C202">
      <w:start w:val="1"/>
      <w:numFmt w:val="bullet"/>
      <w:lvlText w:val="●"/>
      <w:lvlJc w:val="left"/>
      <w:pPr>
        <w:ind w:left="5040" w:hanging="360"/>
      </w:pPr>
    </w:lvl>
    <w:lvl w:ilvl="7" w:tplc="4F329E26">
      <w:start w:val="1"/>
      <w:numFmt w:val="bullet"/>
      <w:lvlText w:val="●"/>
      <w:lvlJc w:val="left"/>
      <w:pPr>
        <w:ind w:left="5760" w:hanging="360"/>
      </w:pPr>
    </w:lvl>
    <w:lvl w:ilvl="8" w:tplc="8DEE575A">
      <w:start w:val="1"/>
      <w:numFmt w:val="bullet"/>
      <w:lvlText w:val="●"/>
      <w:lvlJc w:val="left"/>
      <w:pPr>
        <w:ind w:left="6480" w:hanging="360"/>
      </w:pPr>
    </w:lvl>
  </w:abstractNum>
  <w:abstractNum w:abstractNumId="12" w15:restartNumberingAfterBreak="0">
    <w:nsid w:val="6B7E0961"/>
    <w:multiLevelType w:val="hybridMultilevel"/>
    <w:tmpl w:val="1D522F3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76D75F3B"/>
    <w:multiLevelType w:val="hybridMultilevel"/>
    <w:tmpl w:val="3292687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53699067">
    <w:abstractNumId w:val="0"/>
    <w:lvlOverride w:ilvl="0">
      <w:startOverride w:val="1"/>
    </w:lvlOverride>
  </w:num>
  <w:num w:numId="2" w16cid:durableId="1400833633">
    <w:abstractNumId w:val="10"/>
  </w:num>
  <w:num w:numId="3" w16cid:durableId="1409574145">
    <w:abstractNumId w:val="4"/>
  </w:num>
  <w:num w:numId="4" w16cid:durableId="16542723">
    <w:abstractNumId w:val="1"/>
  </w:num>
  <w:num w:numId="5" w16cid:durableId="1711147296">
    <w:abstractNumId w:val="8"/>
  </w:num>
  <w:num w:numId="6" w16cid:durableId="1830511011">
    <w:abstractNumId w:val="13"/>
  </w:num>
  <w:num w:numId="7" w16cid:durableId="196625900">
    <w:abstractNumId w:val="2"/>
  </w:num>
  <w:num w:numId="8" w16cid:durableId="2024932494">
    <w:abstractNumId w:val="12"/>
  </w:num>
  <w:num w:numId="9" w16cid:durableId="666330299">
    <w:abstractNumId w:val="6"/>
  </w:num>
  <w:num w:numId="10" w16cid:durableId="776363301">
    <w:abstractNumId w:val="3"/>
  </w:num>
  <w:num w:numId="11" w16cid:durableId="860245671">
    <w:abstractNumId w:val="11"/>
    <w:lvlOverride w:ilvl="0">
      <w:startOverride w:val="1"/>
    </w:lvlOverride>
  </w:num>
  <w:num w:numId="12" w16cid:durableId="1943029360">
    <w:abstractNumId w:val="9"/>
  </w:num>
  <w:num w:numId="13" w16cid:durableId="1507087055">
    <w:abstractNumId w:val="7"/>
  </w:num>
  <w:num w:numId="14" w16cid:durableId="42042034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urdelin, Sonia">
    <w15:presenceInfo w15:providerId="AD" w15:userId="S::sonia.bourdelin@conduent.com::4e75fa3a-3e33-4760-b602-95113e90e998"/>
  </w15:person>
  <w15:person w15:author="BIGEX Olivier">
    <w15:presenceInfo w15:providerId="AD" w15:userId="S::olivier_bigex@connect-tech.sncf::fdb78988-009f-48c5-abd0-08c5e8936442"/>
  </w15:person>
  <w15:person w15:author="Juanjo Quesada">
    <w15:presenceInfo w15:providerId="AD" w15:userId="S::jquesada_iryo.eu#ext#@maasallianceeu.onmicrosoft.com::882f34de-ce58-41dc-a71f-d2091fbd6a62"/>
  </w15:person>
  <w15:person w15:author="Vinke, Bob BGH">
    <w15:presenceInfo w15:providerId="AD" w15:userId="S::bob.vinke_ns.nl#ext#@maasallianceeu.onmicrosoft.com::0e5175c1-e6bf-4e6d-8e36-e0b8a73a4e02"/>
  </w15:person>
  <w15:person w15:author="Bourdelin, Sonia [2]">
    <w15:presenceInfo w15:providerId="AD" w15:userId="S::sonia.bourdelin_conduent.com#ext#@maasallianceeu.onmicrosoft.com::02b7d371-f131-4b54-8e00-0180c4449c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4F22CB"/>
    <w:rsid w:val="00001949"/>
    <w:rsid w:val="00001D8B"/>
    <w:rsid w:val="0001154E"/>
    <w:rsid w:val="00011799"/>
    <w:rsid w:val="00036730"/>
    <w:rsid w:val="00037F64"/>
    <w:rsid w:val="000526FA"/>
    <w:rsid w:val="00053279"/>
    <w:rsid w:val="00057A38"/>
    <w:rsid w:val="00083DA5"/>
    <w:rsid w:val="00090994"/>
    <w:rsid w:val="00094A45"/>
    <w:rsid w:val="000A2BCC"/>
    <w:rsid w:val="000C4D99"/>
    <w:rsid w:val="000D6209"/>
    <w:rsid w:val="000E313E"/>
    <w:rsid w:val="000F1D0F"/>
    <w:rsid w:val="000F49DE"/>
    <w:rsid w:val="0010160B"/>
    <w:rsid w:val="001053BB"/>
    <w:rsid w:val="0013181B"/>
    <w:rsid w:val="001400A4"/>
    <w:rsid w:val="0015038A"/>
    <w:rsid w:val="00153CC5"/>
    <w:rsid w:val="00163B72"/>
    <w:rsid w:val="0016438B"/>
    <w:rsid w:val="00176867"/>
    <w:rsid w:val="001B1586"/>
    <w:rsid w:val="001B3112"/>
    <w:rsid w:val="001B3308"/>
    <w:rsid w:val="001B3674"/>
    <w:rsid w:val="001E19B8"/>
    <w:rsid w:val="001E78F1"/>
    <w:rsid w:val="00200A53"/>
    <w:rsid w:val="00200EB2"/>
    <w:rsid w:val="002064B0"/>
    <w:rsid w:val="00226314"/>
    <w:rsid w:val="0023066C"/>
    <w:rsid w:val="002577AD"/>
    <w:rsid w:val="0026255A"/>
    <w:rsid w:val="00276869"/>
    <w:rsid w:val="0027693F"/>
    <w:rsid w:val="00281133"/>
    <w:rsid w:val="002A5C6C"/>
    <w:rsid w:val="002B7C40"/>
    <w:rsid w:val="002C3511"/>
    <w:rsid w:val="002D0437"/>
    <w:rsid w:val="002D3603"/>
    <w:rsid w:val="002D5325"/>
    <w:rsid w:val="002E2540"/>
    <w:rsid w:val="002F6709"/>
    <w:rsid w:val="0031726E"/>
    <w:rsid w:val="003172C9"/>
    <w:rsid w:val="00321FB1"/>
    <w:rsid w:val="003408E2"/>
    <w:rsid w:val="00345B23"/>
    <w:rsid w:val="00356C54"/>
    <w:rsid w:val="00357605"/>
    <w:rsid w:val="00362CE0"/>
    <w:rsid w:val="00370FFD"/>
    <w:rsid w:val="00373CAF"/>
    <w:rsid w:val="00374179"/>
    <w:rsid w:val="0037651F"/>
    <w:rsid w:val="00383B80"/>
    <w:rsid w:val="00394026"/>
    <w:rsid w:val="003A2562"/>
    <w:rsid w:val="003A328F"/>
    <w:rsid w:val="003A6577"/>
    <w:rsid w:val="003C009C"/>
    <w:rsid w:val="003E046C"/>
    <w:rsid w:val="00403786"/>
    <w:rsid w:val="00403796"/>
    <w:rsid w:val="00412FBC"/>
    <w:rsid w:val="0041453B"/>
    <w:rsid w:val="004172AB"/>
    <w:rsid w:val="004201FF"/>
    <w:rsid w:val="00421B0E"/>
    <w:rsid w:val="0043381B"/>
    <w:rsid w:val="00445C5B"/>
    <w:rsid w:val="00446545"/>
    <w:rsid w:val="004547BA"/>
    <w:rsid w:val="004624ED"/>
    <w:rsid w:val="00466E13"/>
    <w:rsid w:val="0047235D"/>
    <w:rsid w:val="00472A85"/>
    <w:rsid w:val="00474577"/>
    <w:rsid w:val="00484E6B"/>
    <w:rsid w:val="00485025"/>
    <w:rsid w:val="00490CB3"/>
    <w:rsid w:val="00494E5D"/>
    <w:rsid w:val="004956C4"/>
    <w:rsid w:val="004A4449"/>
    <w:rsid w:val="004C671B"/>
    <w:rsid w:val="004C7CD8"/>
    <w:rsid w:val="004F0786"/>
    <w:rsid w:val="004F3793"/>
    <w:rsid w:val="004F6A09"/>
    <w:rsid w:val="00505497"/>
    <w:rsid w:val="005055F8"/>
    <w:rsid w:val="00525231"/>
    <w:rsid w:val="00537A0E"/>
    <w:rsid w:val="00540DCA"/>
    <w:rsid w:val="005451D2"/>
    <w:rsid w:val="0054572F"/>
    <w:rsid w:val="0055618B"/>
    <w:rsid w:val="00557B8D"/>
    <w:rsid w:val="00561161"/>
    <w:rsid w:val="00561C22"/>
    <w:rsid w:val="005632EC"/>
    <w:rsid w:val="00571F48"/>
    <w:rsid w:val="00575F21"/>
    <w:rsid w:val="00594F1C"/>
    <w:rsid w:val="00595B55"/>
    <w:rsid w:val="005A77E0"/>
    <w:rsid w:val="005B070D"/>
    <w:rsid w:val="005B0948"/>
    <w:rsid w:val="005C313E"/>
    <w:rsid w:val="005C410C"/>
    <w:rsid w:val="005C41D3"/>
    <w:rsid w:val="005C604D"/>
    <w:rsid w:val="005D28F3"/>
    <w:rsid w:val="005D4F16"/>
    <w:rsid w:val="005F4B6A"/>
    <w:rsid w:val="005F7DED"/>
    <w:rsid w:val="00603F8D"/>
    <w:rsid w:val="00606BBF"/>
    <w:rsid w:val="00606CC3"/>
    <w:rsid w:val="00613398"/>
    <w:rsid w:val="00617B49"/>
    <w:rsid w:val="006273D2"/>
    <w:rsid w:val="006376F1"/>
    <w:rsid w:val="006419CC"/>
    <w:rsid w:val="00641F34"/>
    <w:rsid w:val="00645B71"/>
    <w:rsid w:val="00646840"/>
    <w:rsid w:val="006A33DC"/>
    <w:rsid w:val="006C09BD"/>
    <w:rsid w:val="006C75B6"/>
    <w:rsid w:val="006D03E0"/>
    <w:rsid w:val="006D4CA1"/>
    <w:rsid w:val="006E32B3"/>
    <w:rsid w:val="006E64C3"/>
    <w:rsid w:val="006F2F5C"/>
    <w:rsid w:val="006F30B2"/>
    <w:rsid w:val="006F6754"/>
    <w:rsid w:val="0070520F"/>
    <w:rsid w:val="00707E1B"/>
    <w:rsid w:val="007155C8"/>
    <w:rsid w:val="00721757"/>
    <w:rsid w:val="007222A8"/>
    <w:rsid w:val="00724F28"/>
    <w:rsid w:val="00735E2F"/>
    <w:rsid w:val="00776648"/>
    <w:rsid w:val="00795B37"/>
    <w:rsid w:val="007A0666"/>
    <w:rsid w:val="007A2ABF"/>
    <w:rsid w:val="007A437B"/>
    <w:rsid w:val="007C0FFE"/>
    <w:rsid w:val="007C6280"/>
    <w:rsid w:val="007E2FD2"/>
    <w:rsid w:val="007F480D"/>
    <w:rsid w:val="007F6641"/>
    <w:rsid w:val="00812DFD"/>
    <w:rsid w:val="00830485"/>
    <w:rsid w:val="008414D1"/>
    <w:rsid w:val="00842993"/>
    <w:rsid w:val="008512BE"/>
    <w:rsid w:val="00856A62"/>
    <w:rsid w:val="0086152F"/>
    <w:rsid w:val="00863286"/>
    <w:rsid w:val="008632F8"/>
    <w:rsid w:val="00864E27"/>
    <w:rsid w:val="00865329"/>
    <w:rsid w:val="008677C3"/>
    <w:rsid w:val="00884E44"/>
    <w:rsid w:val="0088658F"/>
    <w:rsid w:val="008869F9"/>
    <w:rsid w:val="008C6752"/>
    <w:rsid w:val="008C6A30"/>
    <w:rsid w:val="008E5FB5"/>
    <w:rsid w:val="008F4567"/>
    <w:rsid w:val="008F52A6"/>
    <w:rsid w:val="0090208C"/>
    <w:rsid w:val="0090581C"/>
    <w:rsid w:val="009170B5"/>
    <w:rsid w:val="00921D77"/>
    <w:rsid w:val="00931EEA"/>
    <w:rsid w:val="00932637"/>
    <w:rsid w:val="009327AE"/>
    <w:rsid w:val="009345F4"/>
    <w:rsid w:val="00937769"/>
    <w:rsid w:val="00945555"/>
    <w:rsid w:val="00961C7E"/>
    <w:rsid w:val="00966B69"/>
    <w:rsid w:val="0097337D"/>
    <w:rsid w:val="0098625E"/>
    <w:rsid w:val="0098732B"/>
    <w:rsid w:val="009960D1"/>
    <w:rsid w:val="009A01BD"/>
    <w:rsid w:val="009B79D2"/>
    <w:rsid w:val="009C3D0E"/>
    <w:rsid w:val="009F277C"/>
    <w:rsid w:val="00A04BC1"/>
    <w:rsid w:val="00A063C4"/>
    <w:rsid w:val="00A23C4E"/>
    <w:rsid w:val="00A25098"/>
    <w:rsid w:val="00A4183F"/>
    <w:rsid w:val="00A430E2"/>
    <w:rsid w:val="00A46FC0"/>
    <w:rsid w:val="00A51F9F"/>
    <w:rsid w:val="00A53BDD"/>
    <w:rsid w:val="00A6314F"/>
    <w:rsid w:val="00A700EA"/>
    <w:rsid w:val="00A70797"/>
    <w:rsid w:val="00A71E48"/>
    <w:rsid w:val="00A86535"/>
    <w:rsid w:val="00AA0461"/>
    <w:rsid w:val="00AA1218"/>
    <w:rsid w:val="00AA2E68"/>
    <w:rsid w:val="00AC118A"/>
    <w:rsid w:val="00AC5334"/>
    <w:rsid w:val="00AD31B8"/>
    <w:rsid w:val="00AE35A2"/>
    <w:rsid w:val="00AE4352"/>
    <w:rsid w:val="00AF2A5E"/>
    <w:rsid w:val="00B07EA0"/>
    <w:rsid w:val="00B10C53"/>
    <w:rsid w:val="00B126EB"/>
    <w:rsid w:val="00B20ED1"/>
    <w:rsid w:val="00B22962"/>
    <w:rsid w:val="00B23B10"/>
    <w:rsid w:val="00B3140D"/>
    <w:rsid w:val="00B32BA8"/>
    <w:rsid w:val="00B34D77"/>
    <w:rsid w:val="00B4091F"/>
    <w:rsid w:val="00B42ED3"/>
    <w:rsid w:val="00B45811"/>
    <w:rsid w:val="00B46F03"/>
    <w:rsid w:val="00B56418"/>
    <w:rsid w:val="00B67E47"/>
    <w:rsid w:val="00B72945"/>
    <w:rsid w:val="00B76925"/>
    <w:rsid w:val="00B84F82"/>
    <w:rsid w:val="00B9203F"/>
    <w:rsid w:val="00B95D27"/>
    <w:rsid w:val="00BA1B79"/>
    <w:rsid w:val="00BA30D0"/>
    <w:rsid w:val="00BB3E82"/>
    <w:rsid w:val="00BB49BA"/>
    <w:rsid w:val="00BC3050"/>
    <w:rsid w:val="00BC32E8"/>
    <w:rsid w:val="00BC4A85"/>
    <w:rsid w:val="00BC6069"/>
    <w:rsid w:val="00BD3337"/>
    <w:rsid w:val="00BD4380"/>
    <w:rsid w:val="00BD69EC"/>
    <w:rsid w:val="00BE090A"/>
    <w:rsid w:val="00C01604"/>
    <w:rsid w:val="00C11820"/>
    <w:rsid w:val="00C123F2"/>
    <w:rsid w:val="00C12686"/>
    <w:rsid w:val="00C15ED6"/>
    <w:rsid w:val="00C1652B"/>
    <w:rsid w:val="00C228B1"/>
    <w:rsid w:val="00C22AFF"/>
    <w:rsid w:val="00C35AE0"/>
    <w:rsid w:val="00C41F96"/>
    <w:rsid w:val="00C51967"/>
    <w:rsid w:val="00C552D4"/>
    <w:rsid w:val="00C562C0"/>
    <w:rsid w:val="00C66D31"/>
    <w:rsid w:val="00C76BAE"/>
    <w:rsid w:val="00C90188"/>
    <w:rsid w:val="00C920CA"/>
    <w:rsid w:val="00CC29A8"/>
    <w:rsid w:val="00CD4018"/>
    <w:rsid w:val="00CD4641"/>
    <w:rsid w:val="00CD52B6"/>
    <w:rsid w:val="00CD6C6F"/>
    <w:rsid w:val="00CD7DBC"/>
    <w:rsid w:val="00CE22A2"/>
    <w:rsid w:val="00CE3A5B"/>
    <w:rsid w:val="00CF58F0"/>
    <w:rsid w:val="00D04C26"/>
    <w:rsid w:val="00D07BBF"/>
    <w:rsid w:val="00D16477"/>
    <w:rsid w:val="00D265A9"/>
    <w:rsid w:val="00D302C7"/>
    <w:rsid w:val="00D373F6"/>
    <w:rsid w:val="00D44EC3"/>
    <w:rsid w:val="00D463E4"/>
    <w:rsid w:val="00D66E99"/>
    <w:rsid w:val="00D770A2"/>
    <w:rsid w:val="00D90C2C"/>
    <w:rsid w:val="00DB6E44"/>
    <w:rsid w:val="00DB708C"/>
    <w:rsid w:val="00DC3155"/>
    <w:rsid w:val="00DD1835"/>
    <w:rsid w:val="00DD5617"/>
    <w:rsid w:val="00DF1218"/>
    <w:rsid w:val="00DF324F"/>
    <w:rsid w:val="00E07FD7"/>
    <w:rsid w:val="00E2017F"/>
    <w:rsid w:val="00E22AAF"/>
    <w:rsid w:val="00E3107D"/>
    <w:rsid w:val="00E41AB5"/>
    <w:rsid w:val="00E55993"/>
    <w:rsid w:val="00E560D7"/>
    <w:rsid w:val="00E6316C"/>
    <w:rsid w:val="00E65381"/>
    <w:rsid w:val="00E66F71"/>
    <w:rsid w:val="00E70226"/>
    <w:rsid w:val="00E74897"/>
    <w:rsid w:val="00E935AE"/>
    <w:rsid w:val="00EA0759"/>
    <w:rsid w:val="00EB3C5F"/>
    <w:rsid w:val="00EB65CA"/>
    <w:rsid w:val="00EC4103"/>
    <w:rsid w:val="00EC7DF4"/>
    <w:rsid w:val="00ED72CC"/>
    <w:rsid w:val="00EF15EA"/>
    <w:rsid w:val="00EF509E"/>
    <w:rsid w:val="00F078A3"/>
    <w:rsid w:val="00F07D2C"/>
    <w:rsid w:val="00F21CFC"/>
    <w:rsid w:val="00F3013E"/>
    <w:rsid w:val="00F3029E"/>
    <w:rsid w:val="00F3062C"/>
    <w:rsid w:val="00F31F4C"/>
    <w:rsid w:val="00F522AA"/>
    <w:rsid w:val="00F53691"/>
    <w:rsid w:val="00F66980"/>
    <w:rsid w:val="00F705D7"/>
    <w:rsid w:val="00F77829"/>
    <w:rsid w:val="00F807C0"/>
    <w:rsid w:val="00F84461"/>
    <w:rsid w:val="00F900E3"/>
    <w:rsid w:val="00F958D4"/>
    <w:rsid w:val="00FA2723"/>
    <w:rsid w:val="00FA5159"/>
    <w:rsid w:val="00FB021D"/>
    <w:rsid w:val="00FB32AA"/>
    <w:rsid w:val="00FD4BD2"/>
    <w:rsid w:val="00FE31B8"/>
    <w:rsid w:val="00FE3828"/>
    <w:rsid w:val="00FE3AB1"/>
    <w:rsid w:val="00FF2EC1"/>
    <w:rsid w:val="00FF3D9A"/>
    <w:rsid w:val="00FF6FF4"/>
    <w:rsid w:val="0155C896"/>
    <w:rsid w:val="015A43CA"/>
    <w:rsid w:val="015E4A41"/>
    <w:rsid w:val="0172EAFD"/>
    <w:rsid w:val="0221E895"/>
    <w:rsid w:val="02452F53"/>
    <w:rsid w:val="024D7714"/>
    <w:rsid w:val="029B190D"/>
    <w:rsid w:val="02B14CE9"/>
    <w:rsid w:val="031D5409"/>
    <w:rsid w:val="03469E8F"/>
    <w:rsid w:val="03B42086"/>
    <w:rsid w:val="0405B0B2"/>
    <w:rsid w:val="0423BD3A"/>
    <w:rsid w:val="04D417C3"/>
    <w:rsid w:val="04E12369"/>
    <w:rsid w:val="04FDF387"/>
    <w:rsid w:val="05818151"/>
    <w:rsid w:val="05889661"/>
    <w:rsid w:val="05BA111C"/>
    <w:rsid w:val="0633C0D3"/>
    <w:rsid w:val="065B213F"/>
    <w:rsid w:val="066CC324"/>
    <w:rsid w:val="067B7C26"/>
    <w:rsid w:val="06DE1128"/>
    <w:rsid w:val="070502DF"/>
    <w:rsid w:val="07A4EC0E"/>
    <w:rsid w:val="08435D38"/>
    <w:rsid w:val="0848FDBE"/>
    <w:rsid w:val="0A0AE606"/>
    <w:rsid w:val="0AB2DDFA"/>
    <w:rsid w:val="0AC5D2EA"/>
    <w:rsid w:val="0AF63802"/>
    <w:rsid w:val="0B561798"/>
    <w:rsid w:val="0B88244D"/>
    <w:rsid w:val="0BAF6D21"/>
    <w:rsid w:val="0C069481"/>
    <w:rsid w:val="0D8863B9"/>
    <w:rsid w:val="0D8C5410"/>
    <w:rsid w:val="0DA2BF8A"/>
    <w:rsid w:val="0DC79001"/>
    <w:rsid w:val="0E19ECB0"/>
    <w:rsid w:val="0EC5A2C2"/>
    <w:rsid w:val="0F2AD346"/>
    <w:rsid w:val="0F868BD4"/>
    <w:rsid w:val="0FA1CF30"/>
    <w:rsid w:val="1054981C"/>
    <w:rsid w:val="105D5480"/>
    <w:rsid w:val="106E51D7"/>
    <w:rsid w:val="10D04BDA"/>
    <w:rsid w:val="10F424A8"/>
    <w:rsid w:val="11CACAFD"/>
    <w:rsid w:val="11CF8F36"/>
    <w:rsid w:val="11E39313"/>
    <w:rsid w:val="1239D8FC"/>
    <w:rsid w:val="12D14F1C"/>
    <w:rsid w:val="12DED6EE"/>
    <w:rsid w:val="1328D3E8"/>
    <w:rsid w:val="13B86BA4"/>
    <w:rsid w:val="13F76B39"/>
    <w:rsid w:val="14199B2D"/>
    <w:rsid w:val="148548E0"/>
    <w:rsid w:val="1487704E"/>
    <w:rsid w:val="1514826C"/>
    <w:rsid w:val="151E42A1"/>
    <w:rsid w:val="1582BA45"/>
    <w:rsid w:val="1616549B"/>
    <w:rsid w:val="163EB0D7"/>
    <w:rsid w:val="17CC1D91"/>
    <w:rsid w:val="1861BD62"/>
    <w:rsid w:val="18E1A203"/>
    <w:rsid w:val="18E3E8AC"/>
    <w:rsid w:val="19E85D1A"/>
    <w:rsid w:val="1AB656A9"/>
    <w:rsid w:val="1ABC66A9"/>
    <w:rsid w:val="1B5CD5DA"/>
    <w:rsid w:val="1BCB761B"/>
    <w:rsid w:val="1BDDDB79"/>
    <w:rsid w:val="1CBCAC86"/>
    <w:rsid w:val="1CC559DE"/>
    <w:rsid w:val="1CF76B02"/>
    <w:rsid w:val="1D393BED"/>
    <w:rsid w:val="1D4A2735"/>
    <w:rsid w:val="1D88C8A3"/>
    <w:rsid w:val="1DAD44AF"/>
    <w:rsid w:val="1DE2F4E1"/>
    <w:rsid w:val="1E0E2946"/>
    <w:rsid w:val="1E0E75D9"/>
    <w:rsid w:val="1E7849B6"/>
    <w:rsid w:val="1EC975F0"/>
    <w:rsid w:val="1F51146A"/>
    <w:rsid w:val="1FF04FD3"/>
    <w:rsid w:val="20C073AE"/>
    <w:rsid w:val="20DDF93D"/>
    <w:rsid w:val="212A9F46"/>
    <w:rsid w:val="2174861D"/>
    <w:rsid w:val="217877BC"/>
    <w:rsid w:val="21913529"/>
    <w:rsid w:val="219602AA"/>
    <w:rsid w:val="21FE7F4A"/>
    <w:rsid w:val="2283F192"/>
    <w:rsid w:val="2286BA2B"/>
    <w:rsid w:val="22A81B95"/>
    <w:rsid w:val="22C87A4B"/>
    <w:rsid w:val="246AD3D8"/>
    <w:rsid w:val="24816859"/>
    <w:rsid w:val="249E306A"/>
    <w:rsid w:val="24E099E9"/>
    <w:rsid w:val="25A0557A"/>
    <w:rsid w:val="25A9A4BD"/>
    <w:rsid w:val="26119EA5"/>
    <w:rsid w:val="26E0612B"/>
    <w:rsid w:val="272A8B50"/>
    <w:rsid w:val="2778A880"/>
    <w:rsid w:val="278D3F54"/>
    <w:rsid w:val="27F8C50E"/>
    <w:rsid w:val="2866CDBC"/>
    <w:rsid w:val="29473A5E"/>
    <w:rsid w:val="296D6D94"/>
    <w:rsid w:val="297F7C65"/>
    <w:rsid w:val="29C67710"/>
    <w:rsid w:val="2A0EB69F"/>
    <w:rsid w:val="2A5AAFFA"/>
    <w:rsid w:val="2B4F69B0"/>
    <w:rsid w:val="2B75F6CC"/>
    <w:rsid w:val="2C52455F"/>
    <w:rsid w:val="2C6833D3"/>
    <w:rsid w:val="2CAE0E05"/>
    <w:rsid w:val="2D5817CF"/>
    <w:rsid w:val="2D8FDD5F"/>
    <w:rsid w:val="2DABE244"/>
    <w:rsid w:val="2E4E241D"/>
    <w:rsid w:val="2EACE621"/>
    <w:rsid w:val="2EE0D154"/>
    <w:rsid w:val="2F17071A"/>
    <w:rsid w:val="2F2167CC"/>
    <w:rsid w:val="2FCF1B06"/>
    <w:rsid w:val="301B8303"/>
    <w:rsid w:val="3055B218"/>
    <w:rsid w:val="30A17199"/>
    <w:rsid w:val="30CF2576"/>
    <w:rsid w:val="3109609E"/>
    <w:rsid w:val="31423C3E"/>
    <w:rsid w:val="315D5742"/>
    <w:rsid w:val="317D166D"/>
    <w:rsid w:val="31CECEAF"/>
    <w:rsid w:val="31D76930"/>
    <w:rsid w:val="3216A9D6"/>
    <w:rsid w:val="32EE2D86"/>
    <w:rsid w:val="33DEBFAE"/>
    <w:rsid w:val="3461EC72"/>
    <w:rsid w:val="3473C540"/>
    <w:rsid w:val="3499EBBD"/>
    <w:rsid w:val="34F149F8"/>
    <w:rsid w:val="3507747C"/>
    <w:rsid w:val="35381F3A"/>
    <w:rsid w:val="35A0E112"/>
    <w:rsid w:val="35CA5536"/>
    <w:rsid w:val="3688E4C1"/>
    <w:rsid w:val="36D9BD30"/>
    <w:rsid w:val="37A2DC09"/>
    <w:rsid w:val="37CD6EF0"/>
    <w:rsid w:val="38002267"/>
    <w:rsid w:val="38738B28"/>
    <w:rsid w:val="388F77E6"/>
    <w:rsid w:val="38AF90E8"/>
    <w:rsid w:val="38CBF72F"/>
    <w:rsid w:val="38CCB572"/>
    <w:rsid w:val="39A7170B"/>
    <w:rsid w:val="3A27651D"/>
    <w:rsid w:val="3A4DD92A"/>
    <w:rsid w:val="3A5944E4"/>
    <w:rsid w:val="3A71B07B"/>
    <w:rsid w:val="3B26236F"/>
    <w:rsid w:val="3C3BF6DD"/>
    <w:rsid w:val="3D0DF506"/>
    <w:rsid w:val="3D3B6EF9"/>
    <w:rsid w:val="3DA74558"/>
    <w:rsid w:val="3DC601B6"/>
    <w:rsid w:val="3DF10A78"/>
    <w:rsid w:val="3E36282F"/>
    <w:rsid w:val="3F088197"/>
    <w:rsid w:val="3F843A96"/>
    <w:rsid w:val="3F8C7ED8"/>
    <w:rsid w:val="3F967A19"/>
    <w:rsid w:val="400748D6"/>
    <w:rsid w:val="40901D1A"/>
    <w:rsid w:val="40F3061D"/>
    <w:rsid w:val="40F709A8"/>
    <w:rsid w:val="410F510B"/>
    <w:rsid w:val="41A89AD6"/>
    <w:rsid w:val="420E1DF8"/>
    <w:rsid w:val="427DEC4C"/>
    <w:rsid w:val="432FA1B5"/>
    <w:rsid w:val="43655186"/>
    <w:rsid w:val="43EC1CAD"/>
    <w:rsid w:val="4417E385"/>
    <w:rsid w:val="447EB22E"/>
    <w:rsid w:val="4542F4BD"/>
    <w:rsid w:val="4592E2BE"/>
    <w:rsid w:val="46680853"/>
    <w:rsid w:val="47C907A4"/>
    <w:rsid w:val="47D7D23F"/>
    <w:rsid w:val="49B6BD6B"/>
    <w:rsid w:val="49EE502E"/>
    <w:rsid w:val="4A9DDD26"/>
    <w:rsid w:val="4AB9BE7B"/>
    <w:rsid w:val="4B1975F4"/>
    <w:rsid w:val="4B2FEA6A"/>
    <w:rsid w:val="4B820492"/>
    <w:rsid w:val="4BD33CC8"/>
    <w:rsid w:val="4BD43B44"/>
    <w:rsid w:val="4BD84EF5"/>
    <w:rsid w:val="4BED27A9"/>
    <w:rsid w:val="4C1C9ED0"/>
    <w:rsid w:val="4CBBE7C5"/>
    <w:rsid w:val="4CBDE0EF"/>
    <w:rsid w:val="4CC3D0AC"/>
    <w:rsid w:val="4CF67864"/>
    <w:rsid w:val="4D445A77"/>
    <w:rsid w:val="4E4630B9"/>
    <w:rsid w:val="4EA3169B"/>
    <w:rsid w:val="4EA3A0B5"/>
    <w:rsid w:val="4EB824EB"/>
    <w:rsid w:val="4F1E9872"/>
    <w:rsid w:val="50C0FA91"/>
    <w:rsid w:val="510AD2E1"/>
    <w:rsid w:val="510CD02F"/>
    <w:rsid w:val="514A96FC"/>
    <w:rsid w:val="51C38A1C"/>
    <w:rsid w:val="5240D89F"/>
    <w:rsid w:val="535E40DA"/>
    <w:rsid w:val="54F3116E"/>
    <w:rsid w:val="55177EF5"/>
    <w:rsid w:val="551BE0A4"/>
    <w:rsid w:val="551E4CF9"/>
    <w:rsid w:val="55641505"/>
    <w:rsid w:val="55E56937"/>
    <w:rsid w:val="560929FB"/>
    <w:rsid w:val="5698C5D3"/>
    <w:rsid w:val="57039BCB"/>
    <w:rsid w:val="575C9383"/>
    <w:rsid w:val="58691B78"/>
    <w:rsid w:val="58E6494B"/>
    <w:rsid w:val="5943556D"/>
    <w:rsid w:val="597F64AE"/>
    <w:rsid w:val="59F0268D"/>
    <w:rsid w:val="5A89DF35"/>
    <w:rsid w:val="5ABA5071"/>
    <w:rsid w:val="5AC0E419"/>
    <w:rsid w:val="5AC1B677"/>
    <w:rsid w:val="5B39BB4E"/>
    <w:rsid w:val="5B4C0ED2"/>
    <w:rsid w:val="5BA2B336"/>
    <w:rsid w:val="5BC2EDE7"/>
    <w:rsid w:val="5BF8D6C3"/>
    <w:rsid w:val="5C47DAF4"/>
    <w:rsid w:val="5CBCAE56"/>
    <w:rsid w:val="5CC5252F"/>
    <w:rsid w:val="5D9D076F"/>
    <w:rsid w:val="5DA1E734"/>
    <w:rsid w:val="5EE1132A"/>
    <w:rsid w:val="5FB9EC70"/>
    <w:rsid w:val="5FEA76CC"/>
    <w:rsid w:val="60719573"/>
    <w:rsid w:val="609539D5"/>
    <w:rsid w:val="60986BEC"/>
    <w:rsid w:val="60BA18E8"/>
    <w:rsid w:val="61244EBD"/>
    <w:rsid w:val="61745894"/>
    <w:rsid w:val="61D34127"/>
    <w:rsid w:val="6275295A"/>
    <w:rsid w:val="62852BAA"/>
    <w:rsid w:val="62FCA99D"/>
    <w:rsid w:val="63F80F03"/>
    <w:rsid w:val="63FBCE4A"/>
    <w:rsid w:val="640B396D"/>
    <w:rsid w:val="64512893"/>
    <w:rsid w:val="648C8901"/>
    <w:rsid w:val="661438F8"/>
    <w:rsid w:val="6623AB52"/>
    <w:rsid w:val="662B7850"/>
    <w:rsid w:val="664BB218"/>
    <w:rsid w:val="66C11191"/>
    <w:rsid w:val="6721BDF8"/>
    <w:rsid w:val="674E0CC4"/>
    <w:rsid w:val="675DBD46"/>
    <w:rsid w:val="6800C937"/>
    <w:rsid w:val="68AFBDC9"/>
    <w:rsid w:val="69C29B23"/>
    <w:rsid w:val="6A1BA0F9"/>
    <w:rsid w:val="6A68BC22"/>
    <w:rsid w:val="6A8FFFDA"/>
    <w:rsid w:val="6B1558A9"/>
    <w:rsid w:val="6B538247"/>
    <w:rsid w:val="6B6B0993"/>
    <w:rsid w:val="6B8BEE32"/>
    <w:rsid w:val="6B9A0A9A"/>
    <w:rsid w:val="6C4F44F4"/>
    <w:rsid w:val="6C7D230B"/>
    <w:rsid w:val="6C8D7B1B"/>
    <w:rsid w:val="6CF19DD3"/>
    <w:rsid w:val="6D790807"/>
    <w:rsid w:val="6F1A0588"/>
    <w:rsid w:val="6F2726C3"/>
    <w:rsid w:val="6F743194"/>
    <w:rsid w:val="6FA04A6A"/>
    <w:rsid w:val="704F22CB"/>
    <w:rsid w:val="709F429E"/>
    <w:rsid w:val="7105898C"/>
    <w:rsid w:val="710A0517"/>
    <w:rsid w:val="710A1BBC"/>
    <w:rsid w:val="71A15A53"/>
    <w:rsid w:val="71EE7100"/>
    <w:rsid w:val="71EF899B"/>
    <w:rsid w:val="72075C57"/>
    <w:rsid w:val="724BC85B"/>
    <w:rsid w:val="730FF6E7"/>
    <w:rsid w:val="735BA5EE"/>
    <w:rsid w:val="7379CAFD"/>
    <w:rsid w:val="739BB953"/>
    <w:rsid w:val="745B98C6"/>
    <w:rsid w:val="746C486C"/>
    <w:rsid w:val="74A80A8B"/>
    <w:rsid w:val="74E436DE"/>
    <w:rsid w:val="75556FAD"/>
    <w:rsid w:val="764D0423"/>
    <w:rsid w:val="76EC8909"/>
    <w:rsid w:val="7701A0D8"/>
    <w:rsid w:val="7737DE69"/>
    <w:rsid w:val="77793373"/>
    <w:rsid w:val="7785B5C8"/>
    <w:rsid w:val="7821E89C"/>
    <w:rsid w:val="78CE4268"/>
    <w:rsid w:val="78F497AC"/>
    <w:rsid w:val="78FE549D"/>
    <w:rsid w:val="7919636A"/>
    <w:rsid w:val="79357131"/>
    <w:rsid w:val="7944C8AD"/>
    <w:rsid w:val="795D4F33"/>
    <w:rsid w:val="7A55B630"/>
    <w:rsid w:val="7A670547"/>
    <w:rsid w:val="7A9CDFE5"/>
    <w:rsid w:val="7BD563D6"/>
    <w:rsid w:val="7BE112D6"/>
    <w:rsid w:val="7BE3FDEF"/>
    <w:rsid w:val="7BF8966E"/>
    <w:rsid w:val="7C1E9189"/>
    <w:rsid w:val="7CAB5AEC"/>
    <w:rsid w:val="7CE810E9"/>
    <w:rsid w:val="7CF8FBD5"/>
    <w:rsid w:val="7D6E960B"/>
    <w:rsid w:val="7E0D55A4"/>
    <w:rsid w:val="7E3C95BF"/>
    <w:rsid w:val="7EACEE5D"/>
    <w:rsid w:val="7F908277"/>
    <w:rsid w:val="7FE0DDD5"/>
    <w:rsid w:val="7FF104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CF2A"/>
  <w15:docId w15:val="{710BDD53-EC62-4DC5-9B46-0E016AA0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outlineLvl w:val="0"/>
    </w:pPr>
    <w:rPr>
      <w:b/>
      <w:bCs/>
      <w:color w:val="000000"/>
      <w:sz w:val="40"/>
      <w:szCs w:val="40"/>
    </w:rPr>
  </w:style>
  <w:style w:type="paragraph" w:styleId="Heading2">
    <w:name w:val="heading 2"/>
    <w:basedOn w:val="Normal"/>
    <w:next w:val="Normal"/>
    <w:uiPriority w:val="9"/>
    <w:unhideWhenUsed/>
    <w:qFormat/>
    <w:pPr>
      <w:outlineLvl w:val="1"/>
    </w:pPr>
    <w:rPr>
      <w:b/>
      <w:bCs/>
      <w:color w:val="000000"/>
      <w:sz w:val="36"/>
      <w:szCs w:val="36"/>
    </w:rPr>
  </w:style>
  <w:style w:type="paragraph" w:styleId="Heading3">
    <w:name w:val="heading 3"/>
    <w:basedOn w:val="Normal"/>
    <w:next w:val="Normal"/>
    <w:uiPriority w:val="9"/>
    <w:unhideWhenUsed/>
    <w:qFormat/>
    <w:pPr>
      <w:outlineLvl w:val="2"/>
    </w:pPr>
    <w:rPr>
      <w:b/>
      <w:bCs/>
      <w:color w:val="000000"/>
      <w:sz w:val="32"/>
      <w:szCs w:val="32"/>
    </w:rPr>
  </w:style>
  <w:style w:type="paragraph" w:styleId="Heading4">
    <w:name w:val="heading 4"/>
    <w:basedOn w:val="Normal"/>
    <w:next w:val="Normal"/>
    <w:uiPriority w:val="9"/>
    <w:semiHidden/>
    <w:unhideWhenUsed/>
    <w:qFormat/>
    <w:pPr>
      <w:outlineLvl w:val="3"/>
    </w:pPr>
    <w:rPr>
      <w:b/>
      <w:bCs/>
      <w:color w:val="000000"/>
      <w:sz w:val="28"/>
      <w:szCs w:val="28"/>
    </w:rPr>
  </w:style>
  <w:style w:type="paragraph" w:styleId="Heading5">
    <w:name w:val="heading 5"/>
    <w:basedOn w:val="Normal"/>
    <w:next w:val="Normal"/>
    <w:uiPriority w:val="9"/>
    <w:semiHidden/>
    <w:unhideWhenUsed/>
    <w:qFormat/>
    <w:pPr>
      <w:outlineLvl w:val="4"/>
    </w:pPr>
    <w:rPr>
      <w:b/>
      <w:bCs/>
      <w:color w:val="000000"/>
    </w:rPr>
  </w:style>
  <w:style w:type="paragraph" w:styleId="Heading6">
    <w:name w:val="heading 6"/>
    <w:basedOn w:val="Normal"/>
    <w:next w:val="Normal"/>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CommentReference1">
    <w:name w:val="Comment Reference1"/>
    <w:basedOn w:val="DefaultParagraphFont"/>
    <w:uiPriority w:val="99"/>
    <w:semiHidden/>
    <w:unhideWhenUsed/>
    <w:rsid w:val="00CD6C6F"/>
    <w:rPr>
      <w:sz w:val="16"/>
      <w:szCs w:val="16"/>
    </w:rPr>
  </w:style>
  <w:style w:type="paragraph" w:customStyle="1" w:styleId="CommentText1">
    <w:name w:val="Comment Text1"/>
    <w:basedOn w:val="Normal"/>
    <w:link w:val="CommentTextChar"/>
    <w:uiPriority w:val="99"/>
    <w:unhideWhenUsed/>
    <w:rsid w:val="00CD6C6F"/>
    <w:rPr>
      <w:sz w:val="20"/>
      <w:szCs w:val="20"/>
    </w:rPr>
  </w:style>
  <w:style w:type="character" w:customStyle="1" w:styleId="CommentTextChar">
    <w:name w:val="Comment Text Char"/>
    <w:basedOn w:val="DefaultParagraphFont"/>
    <w:link w:val="CommentText1"/>
    <w:uiPriority w:val="99"/>
    <w:rsid w:val="00CD6C6F"/>
    <w:rPr>
      <w:sz w:val="20"/>
      <w:szCs w:val="20"/>
    </w:rPr>
  </w:style>
  <w:style w:type="paragraph" w:customStyle="1" w:styleId="CommentSubject1">
    <w:name w:val="Comment Subject1"/>
    <w:basedOn w:val="CommentText1"/>
    <w:next w:val="CommentText1"/>
    <w:link w:val="CommentSubjectChar"/>
    <w:uiPriority w:val="99"/>
    <w:semiHidden/>
    <w:unhideWhenUsed/>
    <w:rsid w:val="00CD6C6F"/>
    <w:rPr>
      <w:b/>
      <w:bCs/>
    </w:rPr>
  </w:style>
  <w:style w:type="character" w:customStyle="1" w:styleId="CommentSubjectChar">
    <w:name w:val="Comment Subject Char"/>
    <w:basedOn w:val="CommentTextChar"/>
    <w:link w:val="CommentSubject1"/>
    <w:uiPriority w:val="99"/>
    <w:semiHidden/>
    <w:rsid w:val="00CD6C6F"/>
    <w:rPr>
      <w:b/>
      <w:bCs/>
      <w:sz w:val="20"/>
      <w:szCs w:val="20"/>
    </w:rPr>
  </w:style>
  <w:style w:type="paragraph" w:customStyle="1" w:styleId="CommentText2">
    <w:name w:val="Comment Text2"/>
    <w:basedOn w:val="Normal"/>
    <w:link w:val="CommentTextChar1"/>
    <w:uiPriority w:val="99"/>
    <w:semiHidden/>
    <w:unhideWhenUsed/>
    <w:rsid w:val="005B0948"/>
    <w:rPr>
      <w:sz w:val="20"/>
      <w:szCs w:val="20"/>
    </w:rPr>
  </w:style>
  <w:style w:type="character" w:customStyle="1" w:styleId="CommentTextChar1">
    <w:name w:val="Comment Text Char1"/>
    <w:basedOn w:val="DefaultParagraphFont"/>
    <w:link w:val="CommentText2"/>
    <w:uiPriority w:val="99"/>
    <w:semiHidden/>
    <w:rsid w:val="005B0948"/>
    <w:rPr>
      <w:sz w:val="20"/>
      <w:szCs w:val="20"/>
      <w:lang w:val="en-GB"/>
    </w:rPr>
  </w:style>
  <w:style w:type="character" w:customStyle="1" w:styleId="CommentReference2">
    <w:name w:val="Comment Reference2"/>
    <w:basedOn w:val="DefaultParagraphFont"/>
    <w:uiPriority w:val="99"/>
    <w:semiHidden/>
    <w:unhideWhenUsed/>
    <w:rsid w:val="005B0948"/>
    <w:rPr>
      <w:sz w:val="16"/>
      <w:szCs w:val="16"/>
    </w:rPr>
  </w:style>
  <w:style w:type="paragraph" w:styleId="CommentText">
    <w:name w:val="annotation text"/>
    <w:basedOn w:val="Normal"/>
    <w:link w:val="CommentTextChar2"/>
    <w:uiPriority w:val="99"/>
    <w:unhideWhenUsed/>
    <w:rPr>
      <w:sz w:val="20"/>
      <w:szCs w:val="20"/>
    </w:rPr>
  </w:style>
  <w:style w:type="character" w:customStyle="1" w:styleId="CommentTextChar2">
    <w:name w:val="Comment Text Char2"/>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A2723"/>
    <w:rPr>
      <w:lang w:val="en-GB"/>
    </w:rPr>
  </w:style>
  <w:style w:type="paragraph" w:styleId="CommentSubject">
    <w:name w:val="annotation subject"/>
    <w:basedOn w:val="CommentText"/>
    <w:next w:val="CommentText"/>
    <w:link w:val="CommentSubjectChar1"/>
    <w:uiPriority w:val="99"/>
    <w:semiHidden/>
    <w:unhideWhenUsed/>
    <w:rsid w:val="0037651F"/>
    <w:rPr>
      <w:b/>
      <w:bCs/>
    </w:rPr>
  </w:style>
  <w:style w:type="character" w:customStyle="1" w:styleId="CommentSubjectChar1">
    <w:name w:val="Comment Subject Char1"/>
    <w:basedOn w:val="CommentTextChar2"/>
    <w:link w:val="CommentSubject"/>
    <w:uiPriority w:val="99"/>
    <w:semiHidden/>
    <w:rsid w:val="0037651F"/>
    <w:rPr>
      <w:b/>
      <w:bCs/>
      <w:sz w:val="20"/>
      <w:szCs w:val="20"/>
      <w:lang w:val="en-GB"/>
    </w:rPr>
  </w:style>
  <w:style w:type="paragraph" w:styleId="Header">
    <w:name w:val="header"/>
    <w:basedOn w:val="Normal"/>
    <w:link w:val="HeaderChar"/>
    <w:uiPriority w:val="99"/>
    <w:unhideWhenUsed/>
    <w:rsid w:val="00D16477"/>
    <w:pPr>
      <w:tabs>
        <w:tab w:val="center" w:pos="4536"/>
        <w:tab w:val="right" w:pos="9072"/>
      </w:tabs>
    </w:pPr>
  </w:style>
  <w:style w:type="character" w:customStyle="1" w:styleId="HeaderChar">
    <w:name w:val="Header Char"/>
    <w:basedOn w:val="DefaultParagraphFont"/>
    <w:link w:val="Header"/>
    <w:uiPriority w:val="99"/>
    <w:rsid w:val="00D16477"/>
    <w:rPr>
      <w:lang w:val="en-GB"/>
    </w:rPr>
  </w:style>
  <w:style w:type="paragraph" w:styleId="Footer">
    <w:name w:val="footer"/>
    <w:basedOn w:val="Normal"/>
    <w:link w:val="FooterChar"/>
    <w:uiPriority w:val="99"/>
    <w:unhideWhenUsed/>
    <w:rsid w:val="00D16477"/>
    <w:pPr>
      <w:tabs>
        <w:tab w:val="center" w:pos="4536"/>
        <w:tab w:val="right" w:pos="9072"/>
      </w:tabs>
    </w:pPr>
  </w:style>
  <w:style w:type="character" w:customStyle="1" w:styleId="FooterChar">
    <w:name w:val="Footer Char"/>
    <w:basedOn w:val="DefaultParagraphFont"/>
    <w:link w:val="Footer"/>
    <w:uiPriority w:val="99"/>
    <w:rsid w:val="00D16477"/>
    <w:rPr>
      <w:lang w:val="en-GB"/>
    </w:rPr>
  </w:style>
  <w:style w:type="paragraph" w:styleId="NormalWeb">
    <w:name w:val="Normal (Web)"/>
    <w:basedOn w:val="Normal"/>
    <w:uiPriority w:val="99"/>
    <w:semiHidden/>
    <w:unhideWhenUsed/>
    <w:rsid w:val="00053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60953">
      <w:bodyDiv w:val="1"/>
      <w:marLeft w:val="0"/>
      <w:marRight w:val="0"/>
      <w:marTop w:val="0"/>
      <w:marBottom w:val="0"/>
      <w:divBdr>
        <w:top w:val="none" w:sz="0" w:space="0" w:color="auto"/>
        <w:left w:val="none" w:sz="0" w:space="0" w:color="auto"/>
        <w:bottom w:val="none" w:sz="0" w:space="0" w:color="auto"/>
        <w:right w:val="none" w:sz="0" w:space="0" w:color="auto"/>
      </w:divBdr>
    </w:div>
    <w:div w:id="1905678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5ebdcd-437f-4c2f-9a12-d1ab9324acd4">
      <Terms xmlns="http://schemas.microsoft.com/office/infopath/2007/PartnerControls"/>
    </lcf76f155ced4ddcb4097134ff3c332f>
    <TaxCatchAll xmlns="43440e29-f86e-4504-9a3d-3d17cb9373f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3002C72265FA44B6E3CD6443E1EEF7" ma:contentTypeVersion="11" ma:contentTypeDescription="Create a new document." ma:contentTypeScope="" ma:versionID="f50dc238080b43b51ffe16817c5314d1">
  <xsd:schema xmlns:xsd="http://www.w3.org/2001/XMLSchema" xmlns:xs="http://www.w3.org/2001/XMLSchema" xmlns:p="http://schemas.microsoft.com/office/2006/metadata/properties" xmlns:ns2="7a5ebdcd-437f-4c2f-9a12-d1ab9324acd4" xmlns:ns3="43440e29-f86e-4504-9a3d-3d17cb9373f1" targetNamespace="http://schemas.microsoft.com/office/2006/metadata/properties" ma:root="true" ma:fieldsID="3b8830a78cf09c772cbece3e2a911e65" ns2:_="" ns3:_="">
    <xsd:import namespace="7a5ebdcd-437f-4c2f-9a12-d1ab9324acd4"/>
    <xsd:import namespace="43440e29-f86e-4504-9a3d-3d17cb9373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ebdcd-437f-4c2f-9a12-d1ab9324a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90487-3771-40ee-becf-adc006824aa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440e29-f86e-4504-9a3d-3d17cb9373f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1c28e30-18c0-4155-bb6e-1d1d7d85d878}" ma:internalName="TaxCatchAll" ma:showField="CatchAllData" ma:web="43440e29-f86e-4504-9a3d-3d17cb9373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CBC11C-A1DA-46A2-83FE-12C024E026B7}">
  <ds:schemaRefs>
    <ds:schemaRef ds:uri="http://schemas.microsoft.com/office/2006/metadata/properties"/>
    <ds:schemaRef ds:uri="http://schemas.microsoft.com/office/infopath/2007/PartnerControls"/>
    <ds:schemaRef ds:uri="7a5ebdcd-437f-4c2f-9a12-d1ab9324acd4"/>
    <ds:schemaRef ds:uri="43440e29-f86e-4504-9a3d-3d17cb9373f1"/>
  </ds:schemaRefs>
</ds:datastoreItem>
</file>

<file path=customXml/itemProps2.xml><?xml version="1.0" encoding="utf-8"?>
<ds:datastoreItem xmlns:ds="http://schemas.openxmlformats.org/officeDocument/2006/customXml" ds:itemID="{7FD77449-CE25-467A-AA48-268D31737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ebdcd-437f-4c2f-9a12-d1ab9324acd4"/>
    <ds:schemaRef ds:uri="43440e29-f86e-4504-9a3d-3d17cb937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EBDDE8-210A-43E1-8ADE-335188F8A3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3838</Words>
  <Characters>21880</Characters>
  <Application>Microsoft Office Word</Application>
  <DocSecurity>4</DocSecurity>
  <Lines>182</Lines>
  <Paragraphs>51</Paragraphs>
  <ScaleCrop>false</ScaleCrop>
  <Company/>
  <LinksUpToDate>false</LinksUpToDate>
  <CharactersWithSpaces>25667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Juanjo Quesada</cp:lastModifiedBy>
  <cp:revision>89</cp:revision>
  <dcterms:created xsi:type="dcterms:W3CDTF">2026-04-08T22:55:00Z</dcterms:created>
  <dcterms:modified xsi:type="dcterms:W3CDTF">2026-05-29T11:58:00Z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0x010100F23002C72265FA44B6E3CD6443E1EEF7</vt:lpwstr>
  </property>
  <property fmtid="{D5CDD505-2E9C-101B-9397-08002B2CF9AE}" pid="3" name="MediaServiceImageTags">
    <vt:lpwstr/>
  </property>
</Properties>
</file>